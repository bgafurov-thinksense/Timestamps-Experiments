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6F4FF8B0" w14:textId="32F98B5B" w:rsidR="001A01E4" w:rsidRDefault="00B87D38" w:rsidP="00F93E70">
      <w:pPr>
        <w:pStyle w:val="papertitle"/>
        <w:spacing w:before="5pt" w:beforeAutospacing="1" w:after="5pt" w:afterAutospacing="1"/>
      </w:pPr>
      <w:r>
        <w:t>M</w:t>
      </w:r>
      <w:r w:rsidRPr="00D20159">
        <w:t xml:space="preserve">obile </w:t>
      </w:r>
      <w:del w:id="0" w:author="Stavrou, Angelos" w:date="2024-06-26T16:26:00Z">
        <w:r w:rsidRPr="00D20159" w:rsidDel="00C66957">
          <w:delText>devices</w:delText>
        </w:r>
        <w:r w:rsidDel="00C66957">
          <w:delText>’</w:delText>
        </w:r>
        <w:r w:rsidRPr="00D20159" w:rsidDel="00C66957">
          <w:delText xml:space="preserve"> </w:delText>
        </w:r>
      </w:del>
      <w:ins w:id="1" w:author="Stavrou, Angelos" w:date="2024-06-26T16:26:00Z">
        <w:r w:rsidR="00C66957">
          <w:t>D</w:t>
        </w:r>
        <w:r w:rsidR="00C66957" w:rsidRPr="00D20159">
          <w:t>evices</w:t>
        </w:r>
        <w:r w:rsidR="00C66957">
          <w:t>’</w:t>
        </w:r>
        <w:r w:rsidR="00C66957" w:rsidRPr="00D20159">
          <w:t xml:space="preserve"> </w:t>
        </w:r>
      </w:ins>
      <w:del w:id="2" w:author="Stavrou, Angelos" w:date="2024-06-26T16:26:00Z">
        <w:r w:rsidDel="00C66957">
          <w:delText>l</w:delText>
        </w:r>
        <w:r w:rsidR="00D20159" w:rsidRPr="00D20159" w:rsidDel="00C66957">
          <w:delText xml:space="preserve">ow </w:delText>
        </w:r>
      </w:del>
      <w:ins w:id="3" w:author="Stavrou, Angelos" w:date="2024-06-26T16:26:00Z">
        <w:r w:rsidR="00C66957">
          <w:t>L</w:t>
        </w:r>
        <w:r w:rsidR="00C66957" w:rsidRPr="00D20159">
          <w:t xml:space="preserve">ow </w:t>
        </w:r>
      </w:ins>
      <w:del w:id="4" w:author="Stavrou, Angelos" w:date="2024-06-26T16:26:00Z">
        <w:r w:rsidR="00C36C03" w:rsidDel="00C66957">
          <w:delText>charge</w:delText>
        </w:r>
      </w:del>
      <w:ins w:id="5" w:author="Stavrou, Angelos" w:date="2024-06-26T16:26:00Z">
        <w:r w:rsidR="00C66957">
          <w:t>Charge</w:t>
        </w:r>
      </w:ins>
      <w:r w:rsidR="00D20159" w:rsidRPr="00D20159">
        <w:t xml:space="preserve">, </w:t>
      </w:r>
      <w:del w:id="6" w:author="Stavrou, Angelos" w:date="2024-06-26T16:26:00Z">
        <w:r w:rsidR="00C36C03" w:rsidDel="00C66957">
          <w:delText>high</w:delText>
        </w:r>
        <w:r w:rsidDel="00C66957">
          <w:delText xml:space="preserve"> </w:delText>
        </w:r>
      </w:del>
      <w:ins w:id="7" w:author="Stavrou, Angelos" w:date="2024-06-26T16:26:00Z">
        <w:r w:rsidR="00C66957">
          <w:t xml:space="preserve">High </w:t>
        </w:r>
      </w:ins>
      <w:r w:rsidR="00C36C03">
        <w:t xml:space="preserve">CPU </w:t>
      </w:r>
      <w:del w:id="8" w:author="Stavrou, Angelos" w:date="2024-06-26T16:26:00Z">
        <w:r w:rsidR="00C36C03" w:rsidDel="00C66957">
          <w:delText>load</w:delText>
        </w:r>
      </w:del>
      <w:ins w:id="9" w:author="Stavrou, Angelos" w:date="2024-06-26T16:26:00Z">
        <w:r w:rsidR="00C66957">
          <w:t>Load</w:t>
        </w:r>
      </w:ins>
      <w:r>
        <w:t xml:space="preserve">, </w:t>
      </w:r>
      <w:del w:id="10" w:author="Stavrou, Angelos" w:date="2024-06-26T16:26:00Z">
        <w:r w:rsidR="00C36C03" w:rsidDel="00C66957">
          <w:delText xml:space="preserve">number </w:delText>
        </w:r>
      </w:del>
      <w:ins w:id="11" w:author="Stavrou, Angelos" w:date="2024-06-26T16:26:00Z">
        <w:r w:rsidR="00C66957">
          <w:t xml:space="preserve">Number </w:t>
        </w:r>
      </w:ins>
      <w:r w:rsidR="00C36C03">
        <w:t xml:space="preserve">of </w:t>
      </w:r>
      <w:del w:id="12" w:author="Stavrou, Angelos" w:date="2024-06-26T16:26:00Z">
        <w:r w:rsidR="00C36C03" w:rsidDel="00C66957">
          <w:delText>sensors</w:delText>
        </w:r>
      </w:del>
      <w:ins w:id="13" w:author="Stavrou, Angelos" w:date="2024-06-26T16:26:00Z">
        <w:r w:rsidR="00C66957">
          <w:t>Sensors</w:t>
        </w:r>
      </w:ins>
      <w:r w:rsidR="00C36C03">
        <w:t xml:space="preserve">, </w:t>
      </w:r>
      <w:r>
        <w:t xml:space="preserve">and OS </w:t>
      </w:r>
      <w:del w:id="14" w:author="Stavrou, Angelos" w:date="2024-06-26T16:26:00Z">
        <w:r w:rsidDel="00C66957">
          <w:delText xml:space="preserve">features </w:delText>
        </w:r>
      </w:del>
      <w:ins w:id="15" w:author="Stavrou, Angelos" w:date="2024-06-26T16:26:00Z">
        <w:r w:rsidR="00C66957">
          <w:t xml:space="preserve">Features </w:t>
        </w:r>
      </w:ins>
      <w:del w:id="16" w:author="Stavrou, Angelos" w:date="2024-06-26T16:26:00Z">
        <w:r w:rsidDel="00C66957">
          <w:delText>delay</w:delText>
        </w:r>
        <w:r w:rsidR="00D20159" w:rsidRPr="00D20159" w:rsidDel="00C66957">
          <w:delText xml:space="preserve"> </w:delText>
        </w:r>
      </w:del>
      <w:ins w:id="17" w:author="Stavrou, Angelos" w:date="2024-06-26T16:26:00Z">
        <w:r w:rsidR="00C66957">
          <w:t>Delay</w:t>
        </w:r>
        <w:r w:rsidR="00C66957" w:rsidRPr="00D20159">
          <w:t xml:space="preserve"> </w:t>
        </w:r>
      </w:ins>
      <w:del w:id="18" w:author="Stavrou, Angelos" w:date="2024-06-26T16:26:00Z">
        <w:r w:rsidR="00D20159" w:rsidRPr="00D20159" w:rsidDel="00C66957">
          <w:delText xml:space="preserve">sensor </w:delText>
        </w:r>
      </w:del>
      <w:ins w:id="19" w:author="Stavrou, Angelos" w:date="2024-06-26T16:26:00Z">
        <w:r w:rsidR="00C66957">
          <w:t>S</w:t>
        </w:r>
        <w:r w:rsidR="00C66957" w:rsidRPr="00D20159">
          <w:t xml:space="preserve">ensor </w:t>
        </w:r>
      </w:ins>
      <w:del w:id="20" w:author="Stavrou, Angelos" w:date="2024-06-26T16:26:00Z">
        <w:r w:rsidR="00D20159" w:rsidRPr="00D20159" w:rsidDel="00C66957">
          <w:delText xml:space="preserve">data </w:delText>
        </w:r>
      </w:del>
      <w:ins w:id="21" w:author="Stavrou, Angelos" w:date="2024-06-26T16:26:00Z">
        <w:r w:rsidR="00C66957">
          <w:t>D</w:t>
        </w:r>
        <w:r w:rsidR="00C66957" w:rsidRPr="00D20159">
          <w:t xml:space="preserve">ata </w:t>
        </w:r>
      </w:ins>
      <w:del w:id="22" w:author="Stavrou, Angelos" w:date="2024-06-26T16:26:00Z">
        <w:r w:rsidR="00D20159" w:rsidRPr="00D20159" w:rsidDel="00C66957">
          <w:delText>readings</w:delText>
        </w:r>
      </w:del>
      <w:ins w:id="23" w:author="Stavrou, Angelos" w:date="2024-06-26T16:26:00Z">
        <w:r w:rsidR="00C66957">
          <w:t>R</w:t>
        </w:r>
        <w:r w:rsidR="00C66957" w:rsidRPr="00D20159">
          <w:t>eadings</w:t>
        </w:r>
      </w:ins>
      <w:del w:id="24" w:author="Stavrou, Angelos" w:date="2024-06-26T16:25:00Z">
        <w:r w:rsidR="00D20159" w:rsidRPr="00D20159" w:rsidDel="00C66957">
          <w:delText>.</w:delText>
        </w:r>
      </w:del>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38"/>
        <w:gridCol w:w="5038"/>
      </w:tblGrid>
      <w:tr w:rsidR="001A01E4" w14:paraId="5B7E9B83" w14:textId="77777777" w:rsidTr="001A01E4">
        <w:tc>
          <w:tcPr>
            <w:tcW w:w="251.90pt" w:type="dxa"/>
          </w:tcPr>
          <w:p w14:paraId="5EEFED70" w14:textId="54F4A1AD" w:rsidR="001A01E4" w:rsidRPr="001A01E4" w:rsidRDefault="001A01E4" w:rsidP="001A01E4">
            <w:pPr>
              <w:pStyle w:val="Author"/>
              <w:spacing w:before="5pt" w:beforeAutospacing="1"/>
              <w:rPr>
                <w:sz w:val="18"/>
                <w:szCs w:val="18"/>
              </w:rPr>
            </w:pPr>
            <w:r w:rsidRPr="0012133A">
              <w:rPr>
                <w:b/>
                <w:bCs/>
                <w:sz w:val="18"/>
                <w:szCs w:val="18"/>
              </w:rPr>
              <w:t>Boris Gafurov</w:t>
            </w:r>
            <w:r w:rsidRPr="00F847A6">
              <w:rPr>
                <w:sz w:val="18"/>
                <w:szCs w:val="18"/>
              </w:rPr>
              <w:br/>
            </w:r>
            <w:r>
              <w:rPr>
                <w:sz w:val="18"/>
                <w:szCs w:val="18"/>
              </w:rPr>
              <w:t>Thinksense Inc.</w:t>
            </w:r>
            <w:r w:rsidRPr="00F847A6">
              <w:rPr>
                <w:i/>
                <w:sz w:val="18"/>
                <w:szCs w:val="18"/>
              </w:rPr>
              <w:br/>
            </w:r>
            <w:r w:rsidR="009C1F1E">
              <w:rPr>
                <w:sz w:val="18"/>
                <w:szCs w:val="18"/>
              </w:rPr>
              <w:t>North Glebe Rd</w:t>
            </w:r>
            <w:r w:rsidRPr="00C35FC6">
              <w:rPr>
                <w:sz w:val="18"/>
                <w:szCs w:val="18"/>
              </w:rPr>
              <w:t>, Suite 7</w:t>
            </w:r>
            <w:r w:rsidR="009C1F1E">
              <w:rPr>
                <w:sz w:val="18"/>
                <w:szCs w:val="18"/>
              </w:rPr>
              <w:t>20</w:t>
            </w:r>
            <w:r w:rsidRPr="00C35FC6">
              <w:rPr>
                <w:sz w:val="18"/>
                <w:szCs w:val="18"/>
              </w:rPr>
              <w:t>,</w:t>
            </w:r>
            <w:r w:rsidRPr="00F847A6">
              <w:rPr>
                <w:sz w:val="18"/>
                <w:szCs w:val="18"/>
              </w:rPr>
              <w:br/>
            </w:r>
            <w:r w:rsidR="009C1F1E">
              <w:rPr>
                <w:sz w:val="18"/>
                <w:szCs w:val="18"/>
              </w:rPr>
              <w:t>Arlington</w:t>
            </w:r>
            <w:r w:rsidRPr="00C35FC6">
              <w:rPr>
                <w:sz w:val="18"/>
                <w:szCs w:val="18"/>
              </w:rPr>
              <w:t>, VA 22</w:t>
            </w:r>
            <w:r w:rsidR="009C1F1E">
              <w:rPr>
                <w:sz w:val="18"/>
                <w:szCs w:val="18"/>
              </w:rPr>
              <w:t>2</w:t>
            </w:r>
            <w:r w:rsidRPr="00C35FC6">
              <w:rPr>
                <w:sz w:val="18"/>
                <w:szCs w:val="18"/>
              </w:rPr>
              <w:t>0</w:t>
            </w:r>
            <w:r w:rsidR="009C1F1E">
              <w:rPr>
                <w:sz w:val="18"/>
                <w:szCs w:val="18"/>
              </w:rPr>
              <w:t>3</w:t>
            </w:r>
            <w:r>
              <w:rPr>
                <w:sz w:val="18"/>
                <w:szCs w:val="18"/>
              </w:rPr>
              <w:t>, USA</w:t>
            </w:r>
            <w:r w:rsidRPr="00F847A6">
              <w:rPr>
                <w:sz w:val="18"/>
                <w:szCs w:val="18"/>
              </w:rPr>
              <w:br/>
            </w:r>
            <w:r>
              <w:rPr>
                <w:sz w:val="18"/>
                <w:szCs w:val="18"/>
              </w:rPr>
              <w:t>bgafurov@thinksense.com</w:t>
            </w:r>
          </w:p>
        </w:tc>
        <w:tc>
          <w:tcPr>
            <w:tcW w:w="251.90pt" w:type="dxa"/>
          </w:tcPr>
          <w:p w14:paraId="3574C38C" w14:textId="74390069" w:rsidR="001A01E4" w:rsidRDefault="001A01E4" w:rsidP="00F93E70">
            <w:pPr>
              <w:pStyle w:val="papertitle"/>
              <w:spacing w:before="5pt" w:beforeAutospacing="1" w:after="5pt" w:afterAutospacing="1"/>
            </w:pPr>
            <w:r w:rsidRPr="0012133A">
              <w:rPr>
                <w:b/>
                <w:bCs/>
                <w:sz w:val="18"/>
                <w:szCs w:val="18"/>
              </w:rPr>
              <w:t>Angelos Stravou</w:t>
            </w:r>
            <w:r>
              <w:rPr>
                <w:sz w:val="18"/>
                <w:szCs w:val="18"/>
              </w:rPr>
              <w:br/>
              <w:t>Thinksense Inc.</w:t>
            </w:r>
            <w:r w:rsidRPr="00F847A6">
              <w:rPr>
                <w:i/>
                <w:sz w:val="18"/>
                <w:szCs w:val="18"/>
              </w:rPr>
              <w:br/>
            </w:r>
            <w:r w:rsidR="009C1F1E">
              <w:rPr>
                <w:sz w:val="18"/>
                <w:szCs w:val="18"/>
              </w:rPr>
              <w:t>North Glebe Rd</w:t>
            </w:r>
            <w:r w:rsidR="009C1F1E" w:rsidRPr="00C35FC6">
              <w:rPr>
                <w:sz w:val="18"/>
                <w:szCs w:val="18"/>
              </w:rPr>
              <w:t>, Suite 7</w:t>
            </w:r>
            <w:r w:rsidR="009C1F1E">
              <w:rPr>
                <w:sz w:val="18"/>
                <w:szCs w:val="18"/>
              </w:rPr>
              <w:t>20</w:t>
            </w:r>
            <w:r w:rsidR="009C1F1E" w:rsidRPr="00C35FC6">
              <w:rPr>
                <w:sz w:val="18"/>
                <w:szCs w:val="18"/>
              </w:rPr>
              <w:t>,</w:t>
            </w:r>
            <w:r w:rsidR="009C1F1E" w:rsidRPr="00F847A6">
              <w:rPr>
                <w:sz w:val="18"/>
                <w:szCs w:val="18"/>
              </w:rPr>
              <w:br/>
            </w:r>
            <w:r w:rsidR="009C1F1E">
              <w:rPr>
                <w:sz w:val="18"/>
                <w:szCs w:val="18"/>
              </w:rPr>
              <w:t>Arlington</w:t>
            </w:r>
            <w:r w:rsidR="009C1F1E" w:rsidRPr="00C35FC6">
              <w:rPr>
                <w:sz w:val="18"/>
                <w:szCs w:val="18"/>
              </w:rPr>
              <w:t>, VA 22</w:t>
            </w:r>
            <w:r w:rsidR="009C1F1E">
              <w:rPr>
                <w:sz w:val="18"/>
                <w:szCs w:val="18"/>
              </w:rPr>
              <w:t>2</w:t>
            </w:r>
            <w:r w:rsidR="009C1F1E" w:rsidRPr="00C35FC6">
              <w:rPr>
                <w:sz w:val="18"/>
                <w:szCs w:val="18"/>
              </w:rPr>
              <w:t>0</w:t>
            </w:r>
            <w:r w:rsidR="009C1F1E">
              <w:rPr>
                <w:sz w:val="18"/>
                <w:szCs w:val="18"/>
              </w:rPr>
              <w:t>3, USA</w:t>
            </w:r>
            <w:r w:rsidRPr="00F847A6">
              <w:rPr>
                <w:sz w:val="18"/>
                <w:szCs w:val="18"/>
              </w:rPr>
              <w:br/>
            </w:r>
            <w:r w:rsidR="002A3F2D">
              <w:rPr>
                <w:sz w:val="18"/>
                <w:szCs w:val="18"/>
              </w:rPr>
              <w:t>angelos</w:t>
            </w:r>
            <w:r>
              <w:rPr>
                <w:sz w:val="18"/>
                <w:szCs w:val="18"/>
              </w:rPr>
              <w:t>@thinksense.com</w:t>
            </w:r>
          </w:p>
        </w:tc>
      </w:tr>
    </w:tbl>
    <w:p w14:paraId="2F182B60" w14:textId="77777777" w:rsidR="001A01E4" w:rsidRDefault="001A01E4" w:rsidP="001A01E4">
      <w:pPr>
        <w:jc w:val="start"/>
        <w:rPr>
          <w:i/>
          <w:iCs/>
        </w:rPr>
        <w:sectPr w:rsidR="001A01E4" w:rsidSect="001A01E4">
          <w:footerReference w:type="first" r:id="rId8"/>
          <w:pgSz w:w="595pt" w:h="842pt" w:code="1"/>
          <w:pgMar w:top="54pt" w:right="45.35pt" w:bottom="72pt" w:left="45.35pt" w:header="36pt" w:footer="36pt" w:gutter="0pt"/>
          <w:cols w:space="18pt"/>
          <w:docGrid w:linePitch="360"/>
        </w:sectPr>
      </w:pPr>
    </w:p>
    <w:p w14:paraId="17A9A90E" w14:textId="02BA546B" w:rsidR="004D72B5" w:rsidRPr="001A01E4" w:rsidRDefault="009303D9" w:rsidP="00F00E62">
      <w:pPr>
        <w:ind w:firstLine="13.70pt"/>
        <w:jc w:val="both"/>
        <w:rPr>
          <w:rFonts w:eastAsia="MS Mincho"/>
          <w:b/>
          <w:bCs/>
          <w:noProof/>
          <w:sz w:val="48"/>
          <w:szCs w:val="48"/>
        </w:rPr>
      </w:pPr>
      <w:r w:rsidRPr="001A01E4">
        <w:rPr>
          <w:b/>
          <w:bCs/>
          <w:i/>
          <w:iCs/>
        </w:rPr>
        <w:t>Abstract</w:t>
      </w:r>
      <w:r w:rsidRPr="001A01E4">
        <w:rPr>
          <w:b/>
          <w:bCs/>
        </w:rPr>
        <w:t>—</w:t>
      </w:r>
      <w:r w:rsidR="00D20159" w:rsidRPr="001A01E4">
        <w:rPr>
          <w:b/>
          <w:bCs/>
        </w:rPr>
        <w:t xml:space="preserve">Sensor data reliability plays a critical role in applications that collect and use this data. The types of effects that can invalidate the data could be physical data drift, bias, missing data or outliers, to name a few. These can arise from </w:t>
      </w:r>
      <w:r w:rsidR="00720863" w:rsidRPr="001A01E4">
        <w:rPr>
          <w:b/>
          <w:bCs/>
        </w:rPr>
        <w:t>several</w:t>
      </w:r>
      <w:r w:rsidR="00D20159" w:rsidRPr="001A01E4">
        <w:rPr>
          <w:b/>
          <w:bCs/>
        </w:rPr>
        <w:t xml:space="preserve"> factors,</w:t>
      </w:r>
      <w:r w:rsidR="00720863" w:rsidRPr="001A01E4">
        <w:rPr>
          <w:b/>
          <w:bCs/>
        </w:rPr>
        <w:t xml:space="preserve"> where</w:t>
      </w:r>
      <w:r w:rsidR="00D20159" w:rsidRPr="001A01E4">
        <w:rPr>
          <w:b/>
          <w:bCs/>
        </w:rPr>
        <w:t xml:space="preserve"> power management and operating systems, that are built to conserve </w:t>
      </w:r>
      <w:ins w:id="25" w:author="Stavrou, Angelos" w:date="2024-06-26T15:53:00Z">
        <w:r w:rsidR="009A64CE">
          <w:rPr>
            <w:b/>
            <w:bCs/>
          </w:rPr>
          <w:t>energy</w:t>
        </w:r>
      </w:ins>
      <w:ins w:id="26" w:author="Stavrou, Angelos" w:date="2024-06-26T15:54:00Z">
        <w:r w:rsidR="009A64CE">
          <w:rPr>
            <w:b/>
            <w:bCs/>
          </w:rPr>
          <w:t xml:space="preserve"> and optimize ap</w:t>
        </w:r>
      </w:ins>
      <w:ins w:id="27" w:author="Stavrou, Angelos" w:date="2024-06-26T15:55:00Z">
        <w:r w:rsidR="009A64CE">
          <w:rPr>
            <w:b/>
            <w:bCs/>
          </w:rPr>
          <w:t>plication usage</w:t>
        </w:r>
      </w:ins>
      <w:del w:id="28" w:author="Stavrou, Angelos" w:date="2024-06-26T15:53:00Z">
        <w:r w:rsidR="00D20159" w:rsidRPr="001A01E4" w:rsidDel="009A64CE">
          <w:rPr>
            <w:b/>
            <w:bCs/>
          </w:rPr>
          <w:delText>the power</w:delText>
        </w:r>
      </w:del>
      <w:r w:rsidR="00D20159" w:rsidRPr="001A01E4">
        <w:rPr>
          <w:b/>
          <w:bCs/>
        </w:rPr>
        <w:t xml:space="preserve">, are of the most concern. </w:t>
      </w:r>
      <w:ins w:id="29" w:author="Stavrou, Angelos" w:date="2024-06-26T15:55:00Z">
        <w:r w:rsidR="009A64CE">
          <w:rPr>
            <w:b/>
            <w:bCs/>
          </w:rPr>
          <w:t>Thus, t</w:t>
        </w:r>
      </w:ins>
      <w:del w:id="30" w:author="Stavrou, Angelos" w:date="2024-06-26T15:55:00Z">
        <w:r w:rsidR="00D20159" w:rsidRPr="001A01E4" w:rsidDel="009A64CE">
          <w:rPr>
            <w:b/>
            <w:bCs/>
          </w:rPr>
          <w:delText>T</w:delText>
        </w:r>
      </w:del>
      <w:r w:rsidR="00D20159" w:rsidRPr="001A01E4">
        <w:rPr>
          <w:b/>
          <w:bCs/>
        </w:rPr>
        <w:t>his study assessed an impact of the battery charge, functional state of the device</w:t>
      </w:r>
      <w:ins w:id="31" w:author="Stavrou, Angelos" w:date="2024-06-26T15:55:00Z">
        <w:r w:rsidR="009A64CE">
          <w:rPr>
            <w:b/>
            <w:bCs/>
          </w:rPr>
          <w:t>,</w:t>
        </w:r>
      </w:ins>
      <w:r w:rsidR="00D20159" w:rsidRPr="001A01E4">
        <w:rPr>
          <w:b/>
          <w:bCs/>
        </w:rPr>
        <w:t xml:space="preserve"> and </w:t>
      </w:r>
      <w:ins w:id="32" w:author="Stavrou, Angelos" w:date="2024-06-26T15:55:00Z">
        <w:r w:rsidR="009A64CE">
          <w:rPr>
            <w:b/>
            <w:bCs/>
          </w:rPr>
          <w:t>the</w:t>
        </w:r>
      </w:ins>
      <w:del w:id="33" w:author="Stavrou, Angelos" w:date="2024-06-26T15:55:00Z">
        <w:r w:rsidR="00D20159" w:rsidRPr="001A01E4" w:rsidDel="009A64CE">
          <w:rPr>
            <w:b/>
            <w:bCs/>
          </w:rPr>
          <w:delText>a</w:delText>
        </w:r>
      </w:del>
      <w:r w:rsidR="00D20159" w:rsidRPr="001A01E4">
        <w:rPr>
          <w:b/>
          <w:bCs/>
        </w:rPr>
        <w:t xml:space="preserve"> number of sensors</w:t>
      </w:r>
      <w:ins w:id="34" w:author="Stavrou, Angelos" w:date="2024-06-26T15:55:00Z">
        <w:r w:rsidR="009A64CE">
          <w:rPr>
            <w:b/>
            <w:bCs/>
          </w:rPr>
          <w:t xml:space="preserve"> employed.</w:t>
        </w:r>
      </w:ins>
      <w:r w:rsidR="00D20159" w:rsidRPr="001A01E4">
        <w:rPr>
          <w:b/>
          <w:bCs/>
        </w:rPr>
        <w:t xml:space="preserve"> </w:t>
      </w:r>
      <w:del w:id="35" w:author="Stavrou, Angelos" w:date="2024-06-26T15:55:00Z">
        <w:r w:rsidR="00D20159" w:rsidRPr="001A01E4" w:rsidDel="009A64CE">
          <w:rPr>
            <w:b/>
            <w:bCs/>
          </w:rPr>
          <w:delText xml:space="preserve">listened to on </w:delText>
        </w:r>
      </w:del>
      <w:ins w:id="36" w:author="Stavrou, Angelos" w:date="2024-06-26T15:56:00Z">
        <w:r w:rsidR="009A64CE">
          <w:rPr>
            <w:b/>
            <w:bCs/>
          </w:rPr>
          <w:t>We used v</w:t>
        </w:r>
      </w:ins>
      <w:del w:id="37" w:author="Stavrou, Angelos" w:date="2024-06-26T15:55:00Z">
        <w:r w:rsidR="00D20159" w:rsidRPr="001A01E4" w:rsidDel="009A64CE">
          <w:rPr>
            <w:b/>
            <w:bCs/>
          </w:rPr>
          <w:delText>v</w:delText>
        </w:r>
      </w:del>
      <w:r w:rsidR="00D20159" w:rsidRPr="001A01E4">
        <w:rPr>
          <w:b/>
          <w:bCs/>
        </w:rPr>
        <w:t>ariability in the timestamps of the sensor data readings</w:t>
      </w:r>
      <w:del w:id="38" w:author="Stavrou, Angelos" w:date="2024-06-26T15:56:00Z">
        <w:r w:rsidR="00D20159" w:rsidRPr="001A01E4" w:rsidDel="009A64CE">
          <w:rPr>
            <w:b/>
            <w:bCs/>
          </w:rPr>
          <w:delText>,</w:delText>
        </w:r>
      </w:del>
      <w:r w:rsidR="00D20159" w:rsidRPr="001A01E4">
        <w:rPr>
          <w:b/>
          <w:bCs/>
        </w:rPr>
        <w:t xml:space="preserve"> </w:t>
      </w:r>
      <w:del w:id="39" w:author="Stavrou, Angelos" w:date="2024-06-26T15:56:00Z">
        <w:r w:rsidR="00D20159" w:rsidRPr="001A01E4" w:rsidDel="009A64CE">
          <w:rPr>
            <w:b/>
            <w:bCs/>
          </w:rPr>
          <w:delText>that reflects</w:delText>
        </w:r>
      </w:del>
      <w:ins w:id="40" w:author="Stavrou, Angelos" w:date="2024-06-26T15:56:00Z">
        <w:r w:rsidR="009A64CE">
          <w:rPr>
            <w:b/>
            <w:bCs/>
          </w:rPr>
          <w:t>to measure</w:t>
        </w:r>
      </w:ins>
      <w:r w:rsidR="00D20159" w:rsidRPr="001A01E4">
        <w:rPr>
          <w:b/>
          <w:bCs/>
        </w:rPr>
        <w:t xml:space="preserve"> the quality of the data acquired. </w:t>
      </w:r>
      <w:del w:id="41" w:author="Stavrou, Angelos" w:date="2024-06-26T15:56:00Z">
        <w:r w:rsidR="00D20159" w:rsidRPr="001A01E4" w:rsidDel="009A64CE">
          <w:rPr>
            <w:b/>
            <w:bCs/>
          </w:rPr>
          <w:delText>It has been found</w:delText>
        </w:r>
      </w:del>
      <w:ins w:id="42" w:author="Stavrou, Angelos" w:date="2024-06-26T15:56:00Z">
        <w:r w:rsidR="009A64CE">
          <w:rPr>
            <w:b/>
            <w:bCs/>
          </w:rPr>
          <w:t>Our experiments revealed</w:t>
        </w:r>
      </w:ins>
      <w:r w:rsidR="00D20159" w:rsidRPr="001A01E4">
        <w:rPr>
          <w:b/>
          <w:bCs/>
        </w:rPr>
        <w:t xml:space="preserve"> that lower battery charge and high CPU loads have significantly impacted </w:t>
      </w:r>
      <w:ins w:id="43" w:author="Stavrou, Angelos" w:date="2024-06-26T15:56:00Z">
        <w:r w:rsidR="009A64CE">
          <w:rPr>
            <w:b/>
            <w:bCs/>
          </w:rPr>
          <w:t>the</w:t>
        </w:r>
      </w:ins>
      <w:del w:id="44" w:author="Stavrou, Angelos" w:date="2024-06-26T15:56:00Z">
        <w:r w:rsidR="00D20159" w:rsidRPr="001A01E4" w:rsidDel="009A64CE">
          <w:rPr>
            <w:b/>
            <w:bCs/>
          </w:rPr>
          <w:delText>a</w:delText>
        </w:r>
      </w:del>
      <w:r w:rsidR="00D20159" w:rsidRPr="001A01E4">
        <w:rPr>
          <w:b/>
          <w:bCs/>
        </w:rPr>
        <w:t xml:space="preserve"> mean interval between the sensor data readings</w:t>
      </w:r>
      <w:ins w:id="45" w:author="Stavrou, Angelos" w:date="2024-06-26T15:57:00Z">
        <w:r w:rsidR="009A64CE">
          <w:rPr>
            <w:b/>
            <w:bCs/>
          </w:rPr>
          <w:t>.</w:t>
        </w:r>
      </w:ins>
      <w:del w:id="46" w:author="Stavrou, Angelos" w:date="2024-06-26T15:57:00Z">
        <w:r w:rsidR="00D20159" w:rsidRPr="001A01E4" w:rsidDel="009A64CE">
          <w:rPr>
            <w:b/>
            <w:bCs/>
          </w:rPr>
          <w:delText>,</w:delText>
        </w:r>
      </w:del>
      <w:r w:rsidR="00D20159" w:rsidRPr="001A01E4">
        <w:rPr>
          <w:b/>
          <w:bCs/>
        </w:rPr>
        <w:t xml:space="preserve"> </w:t>
      </w:r>
      <w:del w:id="47" w:author="Stavrou, Angelos" w:date="2024-06-26T15:57:00Z">
        <w:r w:rsidR="00D20159" w:rsidRPr="001A01E4" w:rsidDel="009A64CE">
          <w:rPr>
            <w:b/>
            <w:bCs/>
          </w:rPr>
          <w:delText xml:space="preserve">however </w:delText>
        </w:r>
      </w:del>
      <w:ins w:id="48" w:author="Stavrou, Angelos" w:date="2024-06-26T15:57:00Z">
        <w:r w:rsidR="009A64CE">
          <w:rPr>
            <w:b/>
            <w:bCs/>
          </w:rPr>
          <w:t>H</w:t>
        </w:r>
        <w:r w:rsidR="009A64CE" w:rsidRPr="001A01E4">
          <w:rPr>
            <w:b/>
            <w:bCs/>
          </w:rPr>
          <w:t xml:space="preserve">owever </w:t>
        </w:r>
        <w:r w:rsidR="009A64CE">
          <w:rPr>
            <w:b/>
            <w:bCs/>
          </w:rPr>
          <w:t xml:space="preserve">while this happened </w:t>
        </w:r>
      </w:ins>
      <w:r w:rsidR="00D20159" w:rsidRPr="001A01E4">
        <w:rPr>
          <w:b/>
          <w:bCs/>
        </w:rPr>
        <w:t xml:space="preserve">at a very small scale </w:t>
      </w:r>
      <w:ins w:id="49" w:author="Stavrou, Angelos" w:date="2024-06-26T15:57:00Z">
        <w:r w:rsidR="009A64CE">
          <w:rPr>
            <w:b/>
            <w:bCs/>
          </w:rPr>
          <w:t>(</w:t>
        </w:r>
      </w:ins>
      <w:r w:rsidR="00D20159" w:rsidRPr="001A01E4">
        <w:rPr>
          <w:b/>
          <w:bCs/>
        </w:rPr>
        <w:t>1-2ms</w:t>
      </w:r>
      <w:ins w:id="50" w:author="Stavrou, Angelos" w:date="2024-06-26T15:57:00Z">
        <w:r w:rsidR="009A64CE">
          <w:rPr>
            <w:b/>
            <w:bCs/>
          </w:rPr>
          <w:t>)</w:t>
        </w:r>
      </w:ins>
      <w:r w:rsidR="00D20159" w:rsidRPr="001A01E4">
        <w:rPr>
          <w:b/>
          <w:bCs/>
        </w:rPr>
        <w:t xml:space="preserve"> </w:t>
      </w:r>
      <w:del w:id="51" w:author="Stavrou, Angelos" w:date="2024-06-26T15:57:00Z">
        <w:r w:rsidR="00D20159" w:rsidRPr="001A01E4" w:rsidDel="009A64CE">
          <w:rPr>
            <w:b/>
            <w:bCs/>
          </w:rPr>
          <w:delText xml:space="preserve">but in different ways on </w:delText>
        </w:r>
      </w:del>
      <w:ins w:id="52" w:author="Stavrou, Angelos" w:date="2024-06-26T15:57:00Z">
        <w:r w:rsidR="009A64CE">
          <w:rPr>
            <w:b/>
            <w:bCs/>
          </w:rPr>
          <w:t>it had different impact f</w:t>
        </w:r>
      </w:ins>
      <w:ins w:id="53" w:author="Stavrou, Angelos" w:date="2024-06-26T15:58:00Z">
        <w:r w:rsidR="009A64CE">
          <w:rPr>
            <w:b/>
            <w:bCs/>
          </w:rPr>
          <w:t xml:space="preserve">or </w:t>
        </w:r>
      </w:ins>
      <w:r w:rsidR="00D20159" w:rsidRPr="001A01E4">
        <w:rPr>
          <w:b/>
          <w:bCs/>
        </w:rPr>
        <w:t xml:space="preserve">different devices. </w:t>
      </w:r>
      <w:ins w:id="54" w:author="Stavrou, Angelos" w:date="2024-06-26T15:58:00Z">
        <w:r w:rsidR="009A64CE">
          <w:rPr>
            <w:b/>
            <w:bCs/>
          </w:rPr>
          <w:t xml:space="preserve">We also noticed that </w:t>
        </w:r>
      </w:ins>
      <w:ins w:id="55" w:author="Stavrou, Angelos" w:date="2024-06-26T21:48:00Z">
        <w:r w:rsidR="00CD0B1A">
          <w:rPr>
            <w:b/>
            <w:bCs/>
          </w:rPr>
          <w:t>the</w:t>
        </w:r>
      </w:ins>
      <w:del w:id="56" w:author="Stavrou, Angelos" w:date="2024-06-26T15:58:00Z">
        <w:r w:rsidR="0050422D" w:rsidRPr="001A01E4" w:rsidDel="009A64CE">
          <w:rPr>
            <w:b/>
            <w:bCs/>
          </w:rPr>
          <w:delText>T</w:delText>
        </w:r>
      </w:del>
      <w:del w:id="57" w:author="Stavrou, Angelos" w:date="2024-06-26T21:48:00Z">
        <w:r w:rsidR="0050422D" w:rsidRPr="001A01E4" w:rsidDel="00CD0B1A">
          <w:rPr>
            <w:b/>
            <w:bCs/>
          </w:rPr>
          <w:delText>he</w:delText>
        </w:r>
      </w:del>
      <w:r w:rsidR="0050422D" w:rsidRPr="001A01E4">
        <w:rPr>
          <w:b/>
          <w:bCs/>
        </w:rPr>
        <w:t xml:space="preserve"> number of sensors </w:t>
      </w:r>
      <w:del w:id="58" w:author="Stavrou, Angelos" w:date="2024-06-26T15:58:00Z">
        <w:r w:rsidR="0050422D" w:rsidRPr="001A01E4" w:rsidDel="009A64CE">
          <w:rPr>
            <w:b/>
            <w:bCs/>
          </w:rPr>
          <w:delText xml:space="preserve">included in experiments </w:delText>
        </w:r>
      </w:del>
      <w:r w:rsidR="0050422D" w:rsidRPr="001A01E4">
        <w:rPr>
          <w:b/>
          <w:bCs/>
        </w:rPr>
        <w:t xml:space="preserve">and device movement significantly changed the variability </w:t>
      </w:r>
      <w:del w:id="59" w:author="Stavrou, Angelos" w:date="2024-06-26T15:58:00Z">
        <w:r w:rsidR="0050422D" w:rsidRPr="001A01E4" w:rsidDel="009A64CE">
          <w:rPr>
            <w:b/>
            <w:bCs/>
          </w:rPr>
          <w:delText>as well but not on all devices tested</w:delText>
        </w:r>
      </w:del>
      <w:ins w:id="60" w:author="Stavrou, Angelos" w:date="2024-06-26T15:58:00Z">
        <w:r w:rsidR="009A64CE">
          <w:rPr>
            <w:b/>
            <w:bCs/>
          </w:rPr>
          <w:t xml:space="preserve">but not </w:t>
        </w:r>
      </w:ins>
      <w:ins w:id="61" w:author="Stavrou, Angelos" w:date="2024-06-26T21:47:00Z">
        <w:r w:rsidR="00CD0B1A">
          <w:rPr>
            <w:b/>
            <w:bCs/>
          </w:rPr>
          <w:t>consistently</w:t>
        </w:r>
      </w:ins>
      <w:ins w:id="62" w:author="Stavrou, Angelos" w:date="2024-06-26T15:58:00Z">
        <w:r w:rsidR="009A64CE">
          <w:rPr>
            <w:b/>
            <w:bCs/>
          </w:rPr>
          <w:t xml:space="preserve"> across devices</w:t>
        </w:r>
      </w:ins>
      <w:r w:rsidR="0050422D" w:rsidRPr="001A01E4">
        <w:rPr>
          <w:b/>
          <w:bCs/>
        </w:rPr>
        <w:t xml:space="preserve">. </w:t>
      </w:r>
      <w:ins w:id="63" w:author="Stavrou, Angelos" w:date="2024-06-26T16:00:00Z">
        <w:r w:rsidR="00F00E62">
          <w:rPr>
            <w:b/>
            <w:bCs/>
          </w:rPr>
          <w:t xml:space="preserve">Our most impactful finding is </w:t>
        </w:r>
      </w:ins>
      <w:r w:rsidR="00613FF4">
        <w:rPr>
          <w:b/>
          <w:bCs/>
        </w:rPr>
        <w:t xml:space="preserve">that </w:t>
      </w:r>
      <w:del w:id="64" w:author="Stavrou, Angelos" w:date="2024-06-26T15:59:00Z">
        <w:r w:rsidR="0050422D" w:rsidRPr="001A01E4" w:rsidDel="009A64CE">
          <w:rPr>
            <w:b/>
            <w:bCs/>
          </w:rPr>
          <w:delText>Th</w:delText>
        </w:r>
      </w:del>
      <w:del w:id="65" w:author="Stavrou, Angelos" w:date="2024-06-26T15:58:00Z">
        <w:r w:rsidR="0050422D" w:rsidRPr="001A01E4" w:rsidDel="009A64CE">
          <w:rPr>
            <w:b/>
            <w:bCs/>
          </w:rPr>
          <w:delText xml:space="preserve">e </w:delText>
        </w:r>
      </w:del>
      <w:del w:id="66" w:author="Stavrou, Angelos" w:date="2024-06-26T16:00:00Z">
        <w:r w:rsidR="0050422D" w:rsidRPr="001A01E4" w:rsidDel="00F00E62">
          <w:rPr>
            <w:b/>
            <w:bCs/>
          </w:rPr>
          <w:delText>m</w:delText>
        </w:r>
        <w:r w:rsidR="00D20159" w:rsidRPr="001A01E4" w:rsidDel="00F00E62">
          <w:rPr>
            <w:b/>
            <w:bCs/>
          </w:rPr>
          <w:delText xml:space="preserve">ost </w:delText>
        </w:r>
        <w:r w:rsidR="0050422D" w:rsidRPr="001A01E4" w:rsidDel="00F00E62">
          <w:rPr>
            <w:b/>
            <w:bCs/>
          </w:rPr>
          <w:delText xml:space="preserve">critical finding </w:delText>
        </w:r>
      </w:del>
      <w:del w:id="67" w:author="Stavrou, Angelos" w:date="2024-06-26T15:59:00Z">
        <w:r w:rsidR="0050422D" w:rsidRPr="001A01E4" w:rsidDel="009A64CE">
          <w:rPr>
            <w:b/>
            <w:bCs/>
          </w:rPr>
          <w:delText xml:space="preserve">was </w:delText>
        </w:r>
      </w:del>
      <w:del w:id="68" w:author="Stavrou, Angelos" w:date="2024-06-26T16:00:00Z">
        <w:r w:rsidR="0050422D" w:rsidRPr="001A01E4" w:rsidDel="00F00E62">
          <w:rPr>
            <w:b/>
            <w:bCs/>
          </w:rPr>
          <w:delText>that</w:delText>
        </w:r>
        <w:r w:rsidR="00D20159" w:rsidRPr="001A01E4" w:rsidDel="00F00E62">
          <w:rPr>
            <w:b/>
            <w:bCs/>
          </w:rPr>
          <w:delText xml:space="preserve"> </w:delText>
        </w:r>
        <w:r w:rsidR="00D65112" w:rsidRPr="001A01E4" w:rsidDel="00F00E62">
          <w:rPr>
            <w:b/>
            <w:bCs/>
          </w:rPr>
          <w:delText xml:space="preserve">the intervals </w:delText>
        </w:r>
        <w:r w:rsidR="0050422D" w:rsidRPr="001A01E4" w:rsidDel="00F00E62">
          <w:rPr>
            <w:b/>
            <w:bCs/>
          </w:rPr>
          <w:delText>between sensor reading</w:delText>
        </w:r>
        <w:r w:rsidR="00D65112" w:rsidRPr="001A01E4" w:rsidDel="00F00E62">
          <w:rPr>
            <w:b/>
            <w:bCs/>
          </w:rPr>
          <w:delText>s</w:delText>
        </w:r>
      </w:del>
      <w:ins w:id="69" w:author="Stavrou, Angelos" w:date="2024-06-26T16:00:00Z">
        <w:r w:rsidR="00F00E62">
          <w:rPr>
            <w:b/>
            <w:bCs/>
          </w:rPr>
          <w:t>sensor measurements</w:t>
        </w:r>
      </w:ins>
      <w:ins w:id="70" w:author="Stavrou, Angelos" w:date="2024-06-26T16:01:00Z">
        <w:r w:rsidR="00F00E62">
          <w:rPr>
            <w:b/>
            <w:bCs/>
          </w:rPr>
          <w:t xml:space="preserve"> </w:t>
        </w:r>
      </w:ins>
      <w:del w:id="71" w:author="Stavrou, Angelos" w:date="2024-06-26T16:01:00Z">
        <w:r w:rsidR="0050422D" w:rsidRPr="001A01E4" w:rsidDel="00F00E62">
          <w:rPr>
            <w:b/>
            <w:bCs/>
          </w:rPr>
          <w:delText xml:space="preserve"> </w:delText>
        </w:r>
      </w:del>
      <w:ins w:id="72" w:author="Stavrou, Angelos" w:date="2024-06-26T15:59:00Z">
        <w:r w:rsidR="00F00E62">
          <w:rPr>
            <w:b/>
            <w:bCs/>
          </w:rPr>
          <w:t>can be significantly delayed</w:t>
        </w:r>
      </w:ins>
      <w:r w:rsidR="00914EB0">
        <w:rPr>
          <w:b/>
          <w:bCs/>
        </w:rPr>
        <w:t>, for</w:t>
      </w:r>
      <w:ins w:id="73" w:author="Stavrou, Angelos" w:date="2024-06-26T15:59:00Z">
        <w:r w:rsidR="00F00E62">
          <w:rPr>
            <w:b/>
            <w:bCs/>
          </w:rPr>
          <w:t xml:space="preserve"> up to 60ms</w:t>
        </w:r>
      </w:ins>
      <w:ins w:id="74" w:author="Stavrou, Angelos" w:date="2024-06-26T16:01:00Z">
        <w:r w:rsidR="00F00E62">
          <w:rPr>
            <w:b/>
            <w:bCs/>
          </w:rPr>
          <w:t xml:space="preserve">. These large gaps in sensor readings can </w:t>
        </w:r>
      </w:ins>
      <w:ins w:id="75" w:author="Stavrou, Angelos" w:date="2024-06-26T16:02:00Z">
        <w:r w:rsidR="00F00E62">
          <w:rPr>
            <w:b/>
            <w:bCs/>
          </w:rPr>
          <w:t>cause aliasing distortions affecting mobile apps.</w:t>
        </w:r>
      </w:ins>
      <w:del w:id="76" w:author="Stavrou, Angelos" w:date="2024-06-26T16:02:00Z">
        <w:r w:rsidR="00D20159" w:rsidRPr="001A01E4" w:rsidDel="00F00E62">
          <w:rPr>
            <w:b/>
            <w:bCs/>
          </w:rPr>
          <w:delText xml:space="preserve">showed introduction of occasional </w:delText>
        </w:r>
        <w:r w:rsidR="00D65112" w:rsidRPr="001A01E4" w:rsidDel="00F00E62">
          <w:rPr>
            <w:b/>
            <w:bCs/>
          </w:rPr>
          <w:delText xml:space="preserve">very </w:delText>
        </w:r>
        <w:r w:rsidR="00D20159" w:rsidRPr="001A01E4" w:rsidDel="00F00E62">
          <w:rPr>
            <w:b/>
            <w:bCs/>
          </w:rPr>
          <w:delText>long up to 60ms increase</w:delText>
        </w:r>
        <w:r w:rsidR="00D65112" w:rsidRPr="001A01E4" w:rsidDel="00F00E62">
          <w:rPr>
            <w:b/>
            <w:bCs/>
          </w:rPr>
          <w:delText>s</w:delText>
        </w:r>
        <w:r w:rsidR="00D20159" w:rsidRPr="001A01E4" w:rsidDel="00F00E62">
          <w:rPr>
            <w:b/>
            <w:bCs/>
          </w:rPr>
          <w:delText xml:space="preserve"> in duration that </w:delText>
        </w:r>
        <w:r w:rsidR="0050422D" w:rsidRPr="001A01E4" w:rsidDel="00F00E62">
          <w:rPr>
            <w:b/>
            <w:bCs/>
          </w:rPr>
          <w:delText xml:space="preserve">crucially </w:delText>
        </w:r>
        <w:r w:rsidR="00D20159" w:rsidRPr="001A01E4" w:rsidDel="00F00E62">
          <w:rPr>
            <w:b/>
            <w:bCs/>
          </w:rPr>
          <w:delText>decrease</w:delText>
        </w:r>
        <w:r w:rsidR="00D65112" w:rsidRPr="001A01E4" w:rsidDel="00F00E62">
          <w:rPr>
            <w:b/>
            <w:bCs/>
          </w:rPr>
          <w:delText>d</w:delText>
        </w:r>
        <w:r w:rsidR="00D20159" w:rsidRPr="001A01E4" w:rsidDel="00F00E62">
          <w:rPr>
            <w:b/>
            <w:bCs/>
          </w:rPr>
          <w:delText xml:space="preserve"> sampling bandwidth </w:delText>
        </w:r>
        <w:r w:rsidR="00857EF9" w:rsidDel="00F00E62">
          <w:rPr>
            <w:b/>
            <w:bCs/>
          </w:rPr>
          <w:delText>that</w:delText>
        </w:r>
        <w:r w:rsidR="00D20159" w:rsidRPr="001A01E4" w:rsidDel="00F00E62">
          <w:rPr>
            <w:b/>
            <w:bCs/>
          </w:rPr>
          <w:delText xml:space="preserve"> </w:delText>
        </w:r>
        <w:r w:rsidR="004005D1" w:rsidRPr="001A01E4" w:rsidDel="00F00E62">
          <w:rPr>
            <w:b/>
            <w:bCs/>
          </w:rPr>
          <w:delText xml:space="preserve">can </w:delText>
        </w:r>
        <w:r w:rsidR="00D20159" w:rsidRPr="001A01E4" w:rsidDel="00F00E62">
          <w:rPr>
            <w:b/>
            <w:bCs/>
          </w:rPr>
          <w:delText>introduce aliasing distortions. These findings indicate that</w:delText>
        </w:r>
      </w:del>
      <w:ins w:id="77" w:author="Stavrou, Angelos" w:date="2024-06-26T16:02:00Z">
        <w:r w:rsidR="00F00E62">
          <w:rPr>
            <w:b/>
            <w:bCs/>
          </w:rPr>
          <w:t xml:space="preserve"> Moreover, our </w:t>
        </w:r>
      </w:ins>
      <w:ins w:id="78" w:author="Stavrou, Angelos" w:date="2024-06-26T21:47:00Z">
        <w:r w:rsidR="00CD0B1A">
          <w:rPr>
            <w:b/>
            <w:bCs/>
          </w:rPr>
          <w:t>experiments</w:t>
        </w:r>
      </w:ins>
      <w:ins w:id="79" w:author="Stavrou, Angelos" w:date="2024-06-26T16:02:00Z">
        <w:r w:rsidR="00F00E62">
          <w:rPr>
            <w:b/>
            <w:bCs/>
          </w:rPr>
          <w:t xml:space="preserve"> show that</w:t>
        </w:r>
      </w:ins>
      <w:r w:rsidR="00D20159" w:rsidRPr="001A01E4">
        <w:rPr>
          <w:b/>
          <w:bCs/>
        </w:rPr>
        <w:t xml:space="preserve"> the</w:t>
      </w:r>
      <w:r w:rsidR="0050422D" w:rsidRPr="001A01E4">
        <w:rPr>
          <w:b/>
          <w:bCs/>
        </w:rPr>
        <w:t xml:space="preserve"> timing of</w:t>
      </w:r>
      <w:r w:rsidR="00D20159" w:rsidRPr="001A01E4">
        <w:rPr>
          <w:b/>
          <w:bCs/>
        </w:rPr>
        <w:t xml:space="preserve"> sensor data </w:t>
      </w:r>
      <w:del w:id="80" w:author="Stavrou, Angelos" w:date="2024-06-26T16:03:00Z">
        <w:r w:rsidR="00D20159" w:rsidRPr="001A01E4" w:rsidDel="00F00E62">
          <w:rPr>
            <w:b/>
            <w:bCs/>
          </w:rPr>
          <w:delText xml:space="preserve">reading </w:delText>
        </w:r>
        <w:r w:rsidR="0050422D" w:rsidRPr="001A01E4" w:rsidDel="00F00E62">
          <w:rPr>
            <w:b/>
            <w:bCs/>
          </w:rPr>
          <w:delText>is not consistent but</w:delText>
        </w:r>
      </w:del>
      <w:ins w:id="81" w:author="Stavrou, Angelos" w:date="2024-06-26T16:03:00Z">
        <w:r w:rsidR="00F00E62">
          <w:rPr>
            <w:b/>
            <w:bCs/>
          </w:rPr>
          <w:t xml:space="preserve">can be inconsistent and </w:t>
        </w:r>
      </w:ins>
      <w:del w:id="82" w:author="Stavrou, Angelos" w:date="2024-06-26T16:03:00Z">
        <w:r w:rsidR="0050422D" w:rsidRPr="001A01E4" w:rsidDel="00F00E62">
          <w:rPr>
            <w:b/>
            <w:bCs/>
          </w:rPr>
          <w:delText xml:space="preserve"> </w:delText>
        </w:r>
      </w:del>
      <w:r w:rsidR="00D20159" w:rsidRPr="001A01E4">
        <w:rPr>
          <w:b/>
          <w:bCs/>
        </w:rPr>
        <w:t>highly dependent on the device’s conditions</w:t>
      </w:r>
      <w:ins w:id="83" w:author="Stavrou, Angelos" w:date="2024-06-26T16:03:00Z">
        <w:r w:rsidR="00F00E62">
          <w:rPr>
            <w:b/>
            <w:bCs/>
          </w:rPr>
          <w:t xml:space="preserve">. Detecting and compensating for </w:t>
        </w:r>
      </w:ins>
      <w:ins w:id="84" w:author="Stavrou, Angelos" w:date="2024-06-26T16:04:00Z">
        <w:r w:rsidR="00F00E62">
          <w:rPr>
            <w:b/>
            <w:bCs/>
          </w:rPr>
          <w:t xml:space="preserve">sensor data loss </w:t>
        </w:r>
      </w:ins>
      <w:del w:id="85" w:author="Stavrou, Angelos" w:date="2024-06-26T16:03:00Z">
        <w:r w:rsidR="00D20159" w:rsidRPr="001A01E4" w:rsidDel="00F00E62">
          <w:rPr>
            <w:b/>
            <w:bCs/>
          </w:rPr>
          <w:delText xml:space="preserve"> that </w:delText>
        </w:r>
        <w:r w:rsidR="00E2038D" w:rsidRPr="001A01E4" w:rsidDel="00F00E62">
          <w:rPr>
            <w:b/>
            <w:bCs/>
          </w:rPr>
          <w:delText>decrease</w:delText>
        </w:r>
        <w:r w:rsidR="00D871F8" w:rsidRPr="001A01E4" w:rsidDel="00F00E62">
          <w:rPr>
            <w:b/>
            <w:bCs/>
          </w:rPr>
          <w:delText>s</w:delText>
        </w:r>
        <w:r w:rsidR="00D20159" w:rsidRPr="001A01E4" w:rsidDel="00F00E62">
          <w:rPr>
            <w:b/>
            <w:bCs/>
          </w:rPr>
          <w:delText xml:space="preserve"> the reliability of the data.</w:delText>
        </w:r>
      </w:del>
      <w:del w:id="86" w:author="Stavrou, Angelos" w:date="2024-06-26T16:04:00Z">
        <w:r w:rsidR="001A42EA" w:rsidRPr="001A01E4" w:rsidDel="00F00E62">
          <w:rPr>
            <w:b/>
            <w:bCs/>
            <w:iCs/>
          </w:rPr>
          <w:delText xml:space="preserve"> </w:delText>
        </w:r>
        <w:r w:rsidR="00FB0E35" w:rsidRPr="001A01E4" w:rsidDel="00F00E62">
          <w:rPr>
            <w:b/>
            <w:bCs/>
            <w:iCs/>
          </w:rPr>
          <w:delText>Accounting for these delays</w:delText>
        </w:r>
      </w:del>
      <w:r w:rsidR="00FB0E35" w:rsidRPr="001A01E4">
        <w:rPr>
          <w:b/>
          <w:bCs/>
          <w:iCs/>
        </w:rPr>
        <w:t xml:space="preserve"> and resampling the data, though at the cost of accuracy, may </w:t>
      </w:r>
      <w:ins w:id="87" w:author="Stavrou, Angelos" w:date="2024-06-26T16:04:00Z">
        <w:r w:rsidR="00F00E62">
          <w:rPr>
            <w:b/>
            <w:bCs/>
            <w:iCs/>
          </w:rPr>
          <w:t>be a potential solution.</w:t>
        </w:r>
      </w:ins>
      <w:del w:id="88" w:author="Stavrou, Angelos" w:date="2024-06-26T16:04:00Z">
        <w:r w:rsidR="00FB0E35" w:rsidRPr="001A01E4" w:rsidDel="00F00E62">
          <w:rPr>
            <w:b/>
            <w:bCs/>
            <w:iCs/>
          </w:rPr>
          <w:delText>resolve this issue.</w:delText>
        </w:r>
      </w:del>
    </w:p>
    <w:p w14:paraId="62C736F4" w14:textId="2A585F10" w:rsidR="009303D9" w:rsidRPr="004D72B5" w:rsidRDefault="004D72B5" w:rsidP="00972203">
      <w:pPr>
        <w:pStyle w:val="Keywords"/>
      </w:pPr>
      <w:r w:rsidRPr="004D72B5">
        <w:t>Keywords—</w:t>
      </w:r>
      <w:r w:rsidR="00D20159" w:rsidRPr="00D20159">
        <w:t>mobile devices, sensors, power management, data reliability.</w:t>
      </w:r>
    </w:p>
    <w:p w14:paraId="0F9429AD" w14:textId="6A750DF9" w:rsidR="009303D9" w:rsidRPr="00D632BE" w:rsidRDefault="009303D9" w:rsidP="006B6B66">
      <w:pPr>
        <w:pStyle w:val="Heading1"/>
      </w:pPr>
      <w:r w:rsidRPr="00D632BE">
        <w:t>Introduction</w:t>
      </w:r>
    </w:p>
    <w:p w14:paraId="04B66DEC" w14:textId="26C565F5" w:rsidR="00DF620D" w:rsidRDefault="00DF620D" w:rsidP="003C106A">
      <w:pPr>
        <w:pStyle w:val="BodyText"/>
      </w:pPr>
      <w:r>
        <w:t>Sensors</w:t>
      </w:r>
      <w:ins w:id="89" w:author="Stavrou, Angelos" w:date="2024-06-26T16:11:00Z">
        <w:r w:rsidR="000930BE">
          <w:t xml:space="preserve"> </w:t>
        </w:r>
      </w:ins>
      <w:ins w:id="90" w:author="Stavrou, Angelos" w:date="2024-06-26T16:12:00Z">
        <w:r w:rsidR="000930BE">
          <w:t>deployed</w:t>
        </w:r>
      </w:ins>
      <w:ins w:id="91" w:author="Stavrou, Angelos" w:date="2024-06-26T16:11:00Z">
        <w:r w:rsidR="000930BE">
          <w:t xml:space="preserve"> in mobile devices</w:t>
        </w:r>
      </w:ins>
      <w:r>
        <w:t xml:space="preserve"> </w:t>
      </w:r>
      <w:del w:id="92" w:author="Stavrou, Angelos" w:date="2024-06-26T16:13:00Z">
        <w:r w:rsidDel="000930BE">
          <w:delText xml:space="preserve">are always or periodically active. They </w:delText>
        </w:r>
      </w:del>
      <w:ins w:id="93" w:author="Stavrou, Angelos" w:date="2024-06-26T16:13:00Z">
        <w:r w:rsidR="000930BE">
          <w:t xml:space="preserve">collect </w:t>
        </w:r>
      </w:ins>
      <w:ins w:id="94" w:author="Stavrou, Angelos" w:date="2024-06-26T16:14:00Z">
        <w:r w:rsidR="000930BE">
          <w:t xml:space="preserve">environmental </w:t>
        </w:r>
      </w:ins>
      <w:del w:id="95" w:author="Stavrou, Angelos" w:date="2024-06-26T16:13:00Z">
        <w:r w:rsidDel="000930BE">
          <w:delText xml:space="preserve">produce </w:delText>
        </w:r>
      </w:del>
      <w:r>
        <w:t xml:space="preserve">data at </w:t>
      </w:r>
      <w:ins w:id="96" w:author="Stavrou, Angelos" w:date="2024-06-26T16:13:00Z">
        <w:r w:rsidR="000930BE">
          <w:t xml:space="preserve">a </w:t>
        </w:r>
      </w:ins>
      <w:r>
        <w:t xml:space="preserve">certain </w:t>
      </w:r>
      <w:del w:id="97" w:author="Stavrou, Angelos" w:date="2024-06-26T16:14:00Z">
        <w:r w:rsidDel="000930BE">
          <w:delText xml:space="preserve">acquisition </w:delText>
        </w:r>
      </w:del>
      <w:ins w:id="98" w:author="Stavrou, Angelos" w:date="2024-06-26T16:14:00Z">
        <w:r w:rsidR="000930BE">
          <w:t xml:space="preserve">sampling </w:t>
        </w:r>
      </w:ins>
      <w:r>
        <w:t xml:space="preserve">frequency in real time </w:t>
      </w:r>
      <w:del w:id="99" w:author="Stavrou, Angelos" w:date="2024-06-26T16:15:00Z">
        <w:r w:rsidDel="000930BE">
          <w:delText>that are digitized and put it</w:delText>
        </w:r>
      </w:del>
      <w:ins w:id="100" w:author="Stavrou, Angelos" w:date="2024-06-26T16:15:00Z">
        <w:r w:rsidR="000930BE">
          <w:t>placed</w:t>
        </w:r>
      </w:ins>
      <w:r>
        <w:t xml:space="preserve"> in a memory buffer for reading</w:t>
      </w:r>
      <w:r w:rsidR="00EB24CF">
        <w:rPr>
          <w:lang w:val="en-US"/>
        </w:rPr>
        <w:t xml:space="preserve"> </w:t>
      </w:r>
      <w:r w:rsidR="00FD7547">
        <w:rPr>
          <w:lang w:val="en-US"/>
        </w:rPr>
        <w:fldChar w:fldCharType="begin"/>
      </w:r>
      <w:r w:rsidR="00FD7547">
        <w:rPr>
          <w:lang w:val="en-US"/>
        </w:rPr>
        <w:instrText xml:space="preserve"> REF _Ref137564239 \r \h </w:instrText>
      </w:r>
      <w:r w:rsidR="00FD7547">
        <w:rPr>
          <w:lang w:val="en-US"/>
        </w:rPr>
      </w:r>
      <w:r w:rsidR="00FD7547">
        <w:rPr>
          <w:lang w:val="en-US"/>
        </w:rPr>
        <w:fldChar w:fldCharType="separate"/>
      </w:r>
      <w:r w:rsidR="00DC0244">
        <w:rPr>
          <w:lang w:val="en-US"/>
        </w:rPr>
        <w:t>[1]</w:t>
      </w:r>
      <w:r w:rsidR="00FD7547">
        <w:rPr>
          <w:lang w:val="en-US"/>
        </w:rPr>
        <w:fldChar w:fldCharType="end"/>
      </w:r>
      <w:r>
        <w:t xml:space="preserve">. </w:t>
      </w:r>
      <w:r w:rsidR="006416EE">
        <w:rPr>
          <w:lang w:val="en-US"/>
        </w:rPr>
        <w:t xml:space="preserve">The most reliable way of obtaining continuous data is to read </w:t>
      </w:r>
      <w:r w:rsidR="00FB0E35">
        <w:rPr>
          <w:lang w:val="en-US"/>
        </w:rPr>
        <w:t>sensors</w:t>
      </w:r>
      <w:r w:rsidR="006416EE">
        <w:rPr>
          <w:lang w:val="en-US"/>
        </w:rPr>
        <w:t xml:space="preserve"> with an app or a tool </w:t>
      </w:r>
      <w:del w:id="101" w:author="Stavrou, Angelos" w:date="2024-06-26T16:17:00Z">
        <w:r w:rsidR="006416EE" w:rsidDel="00B17C45">
          <w:rPr>
            <w:lang w:val="en-US"/>
          </w:rPr>
          <w:delText xml:space="preserve">being </w:delText>
        </w:r>
      </w:del>
      <w:ins w:id="102" w:author="Stavrou, Angelos" w:date="2024-06-26T16:17:00Z">
        <w:r w:rsidR="00B17C45">
          <w:rPr>
            <w:lang w:val="en-US"/>
          </w:rPr>
          <w:t xml:space="preserve">running </w:t>
        </w:r>
      </w:ins>
      <w:r w:rsidR="006416EE">
        <w:rPr>
          <w:lang w:val="en-US"/>
        </w:rPr>
        <w:t>in foreground</w:t>
      </w:r>
      <w:del w:id="103" w:author="Stavrou, Angelos" w:date="2024-06-26T16:17:00Z">
        <w:r w:rsidR="006416EE" w:rsidDel="00B17C45">
          <w:rPr>
            <w:lang w:val="en-US"/>
          </w:rPr>
          <w:delText xml:space="preserve"> state</w:delText>
        </w:r>
      </w:del>
      <w:r w:rsidR="006416EE">
        <w:rPr>
          <w:lang w:val="en-US"/>
        </w:rPr>
        <w:t xml:space="preserve">. </w:t>
      </w:r>
      <w:ins w:id="104" w:author="Stavrou, Angelos" w:date="2024-06-26T16:17:00Z">
        <w:r w:rsidR="00B17C45">
          <w:rPr>
            <w:lang w:val="en-US"/>
          </w:rPr>
          <w:t>Unfortunately,</w:t>
        </w:r>
      </w:ins>
      <w:ins w:id="105" w:author="Stavrou, Angelos" w:date="2024-06-26T16:19:00Z">
        <w:r w:rsidR="00B17C45" w:rsidDel="00B17C45">
          <w:rPr>
            <w:lang w:val="en-US"/>
          </w:rPr>
          <w:t xml:space="preserve"> </w:t>
        </w:r>
      </w:ins>
      <w:del w:id="106" w:author="Stavrou, Angelos" w:date="2024-06-26T16:17:00Z">
        <w:r w:rsidR="006416EE" w:rsidDel="00B17C45">
          <w:rPr>
            <w:lang w:val="en-US"/>
          </w:rPr>
          <w:delText xml:space="preserve">This </w:delText>
        </w:r>
      </w:del>
      <w:ins w:id="107" w:author="Stavrou, Angelos" w:date="2024-06-26T16:19:00Z">
        <w:r w:rsidR="00B17C45">
          <w:rPr>
            <w:lang w:val="en-US"/>
          </w:rPr>
          <w:t>having a foreground application or sensor collection</w:t>
        </w:r>
      </w:ins>
      <w:ins w:id="108" w:author="Stavrou, Angelos" w:date="2024-06-26T16:18:00Z">
        <w:r w:rsidR="00B17C45">
          <w:rPr>
            <w:lang w:val="en-US"/>
          </w:rPr>
          <w:t xml:space="preserve"> </w:t>
        </w:r>
      </w:ins>
      <w:ins w:id="109" w:author="Stavrou, Angelos" w:date="2024-06-26T16:20:00Z">
        <w:r w:rsidR="00B17C45">
          <w:rPr>
            <w:lang w:val="en-US"/>
          </w:rPr>
          <w:t xml:space="preserve">is rarely an </w:t>
        </w:r>
      </w:ins>
      <w:ins w:id="110" w:author="Stavrou, Angelos" w:date="2024-06-26T16:21:00Z">
        <w:r w:rsidR="00B17C45">
          <w:rPr>
            <w:lang w:val="en-US"/>
          </w:rPr>
          <w:t>option</w:t>
        </w:r>
      </w:ins>
      <w:ins w:id="111" w:author="Stavrou, Angelos" w:date="2024-06-26T16:20:00Z">
        <w:r w:rsidR="00B17C45">
          <w:rPr>
            <w:lang w:val="en-US"/>
          </w:rPr>
          <w:t xml:space="preserve"> as </w:t>
        </w:r>
      </w:ins>
      <w:del w:id="112" w:author="Stavrou, Angelos" w:date="2024-06-26T16:18:00Z">
        <w:r w:rsidR="006416EE" w:rsidDel="00B17C45">
          <w:rPr>
            <w:lang w:val="en-US"/>
          </w:rPr>
          <w:delText xml:space="preserve">may </w:delText>
        </w:r>
      </w:del>
      <w:ins w:id="113" w:author="Stavrou, Angelos" w:date="2024-06-26T16:20:00Z">
        <w:r w:rsidR="00B17C45">
          <w:rPr>
            <w:lang w:val="en-US"/>
          </w:rPr>
          <w:t>it</w:t>
        </w:r>
      </w:ins>
      <w:ins w:id="114" w:author="Stavrou, Angelos" w:date="2024-06-26T16:18:00Z">
        <w:r w:rsidR="00B17C45">
          <w:rPr>
            <w:lang w:val="en-US"/>
          </w:rPr>
          <w:t xml:space="preserve"> </w:t>
        </w:r>
      </w:ins>
      <w:r w:rsidR="006416EE">
        <w:rPr>
          <w:lang w:val="en-US"/>
        </w:rPr>
        <w:t>interfere</w:t>
      </w:r>
      <w:ins w:id="115" w:author="Stavrou, Angelos" w:date="2024-06-26T16:20:00Z">
        <w:r w:rsidR="00B17C45">
          <w:rPr>
            <w:lang w:val="en-US"/>
          </w:rPr>
          <w:t>s</w:t>
        </w:r>
      </w:ins>
      <w:r w:rsidR="006416EE">
        <w:rPr>
          <w:lang w:val="en-US"/>
        </w:rPr>
        <w:t xml:space="preserve"> with the user experience</w:t>
      </w:r>
      <w:del w:id="116" w:author="Stavrou, Angelos" w:date="2024-06-26T16:19:00Z">
        <w:r w:rsidR="006416EE" w:rsidDel="00B17C45">
          <w:rPr>
            <w:lang w:val="en-US"/>
          </w:rPr>
          <w:delText xml:space="preserve"> and introduce gaps in data sets</w:delText>
        </w:r>
      </w:del>
      <w:r w:rsidR="006416EE">
        <w:rPr>
          <w:lang w:val="en-US"/>
        </w:rPr>
        <w:t xml:space="preserve">. </w:t>
      </w:r>
      <w:r>
        <w:t xml:space="preserve">However, </w:t>
      </w:r>
      <w:r w:rsidR="006416EE">
        <w:rPr>
          <w:lang w:val="en-US"/>
        </w:rPr>
        <w:t xml:space="preserve">reading these data </w:t>
      </w:r>
      <w:del w:id="117" w:author="Stavrou, Angelos" w:date="2024-06-26T16:21:00Z">
        <w:r w:rsidR="006416EE" w:rsidDel="00EC38E1">
          <w:rPr>
            <w:lang w:val="en-US"/>
          </w:rPr>
          <w:delText>when the tool is</w:delText>
        </w:r>
      </w:del>
      <w:ins w:id="118" w:author="Stavrou, Angelos" w:date="2024-06-26T16:21:00Z">
        <w:r w:rsidR="00EC38E1">
          <w:rPr>
            <w:lang w:val="en-US"/>
          </w:rPr>
          <w:t>while</w:t>
        </w:r>
      </w:ins>
      <w:r w:rsidR="006416EE">
        <w:rPr>
          <w:lang w:val="en-US"/>
        </w:rPr>
        <w:t xml:space="preserve"> in background state also presents its </w:t>
      </w:r>
      <w:r w:rsidR="00FB0E35">
        <w:rPr>
          <w:lang w:val="en-US"/>
        </w:rPr>
        <w:t xml:space="preserve">own </w:t>
      </w:r>
      <w:r w:rsidR="006416EE">
        <w:rPr>
          <w:lang w:val="en-US"/>
        </w:rPr>
        <w:t xml:space="preserve">challenges. </w:t>
      </w:r>
      <w:ins w:id="119" w:author="Stavrou, Angelos" w:date="2024-06-26T16:21:00Z">
        <w:r w:rsidR="00EC38E1">
          <w:rPr>
            <w:lang w:val="en-US"/>
          </w:rPr>
          <w:t xml:space="preserve">For instance, </w:t>
        </w:r>
      </w:ins>
      <w:ins w:id="120" w:author="Stavrou, Angelos" w:date="2024-06-26T16:22:00Z">
        <w:r w:rsidR="00EC38E1">
          <w:rPr>
            <w:lang w:val="en-US"/>
          </w:rPr>
          <w:t>when</w:t>
        </w:r>
      </w:ins>
      <w:del w:id="121" w:author="Stavrou, Angelos" w:date="2024-06-26T16:21:00Z">
        <w:r w:rsidR="006416EE" w:rsidDel="00EC38E1">
          <w:rPr>
            <w:lang w:val="en-US"/>
          </w:rPr>
          <w:delText>I</w:delText>
        </w:r>
      </w:del>
      <w:del w:id="122" w:author="Stavrou, Angelos" w:date="2024-06-26T16:22:00Z">
        <w:r w:rsidDel="00EC38E1">
          <w:delText>n cases where</w:delText>
        </w:r>
      </w:del>
      <w:r>
        <w:t xml:space="preserve"> the sensors are managed by the Android OS</w:t>
      </w:r>
      <w:r w:rsidR="006416EE">
        <w:rPr>
          <w:lang w:val="en-US"/>
        </w:rPr>
        <w:t xml:space="preserve">, that is </w:t>
      </w:r>
      <w:del w:id="123" w:author="Stavrou, Angelos" w:date="2024-06-26T16:22:00Z">
        <w:r w:rsidR="006416EE" w:rsidDel="00EC38E1">
          <w:rPr>
            <w:lang w:val="en-US"/>
          </w:rPr>
          <w:delText xml:space="preserve">heavily </w:delText>
        </w:r>
      </w:del>
      <w:ins w:id="124" w:author="Stavrou, Angelos" w:date="2024-06-26T16:22:00Z">
        <w:r w:rsidR="00EC38E1">
          <w:rPr>
            <w:lang w:val="en-US"/>
          </w:rPr>
          <w:t xml:space="preserve">purposefully </w:t>
        </w:r>
      </w:ins>
      <w:r w:rsidR="006416EE">
        <w:rPr>
          <w:lang w:val="en-US"/>
        </w:rPr>
        <w:t>designed to conserve resources</w:t>
      </w:r>
      <w:r>
        <w:t>, the sensor raw data acquisition can be delayed</w:t>
      </w:r>
      <w:ins w:id="125" w:author="Stavrou, Angelos" w:date="2024-06-26T16:22:00Z">
        <w:r w:rsidR="00EC38E1">
          <w:t>.</w:t>
        </w:r>
      </w:ins>
      <w:r>
        <w:t xml:space="preserve"> </w:t>
      </w:r>
      <w:ins w:id="126" w:author="Stavrou, Angelos" w:date="2024-06-26T16:22:00Z">
        <w:r w:rsidR="00EC38E1">
          <w:t xml:space="preserve">This can </w:t>
        </w:r>
      </w:ins>
      <w:r>
        <w:t>cau</w:t>
      </w:r>
      <w:ins w:id="127" w:author="Stavrou, Angelos" w:date="2024-06-26T16:23:00Z">
        <w:r w:rsidR="00EC38E1">
          <w:t>se</w:t>
        </w:r>
      </w:ins>
      <w:del w:id="128" w:author="Stavrou, Angelos" w:date="2024-06-26T16:23:00Z">
        <w:r w:rsidDel="00EC38E1">
          <w:delText>sing</w:delText>
        </w:r>
      </w:del>
      <w:r>
        <w:t xml:space="preserve"> forward shifts in the </w:t>
      </w:r>
      <w:ins w:id="129" w:author="Stavrou, Angelos" w:date="2024-06-26T16:23:00Z">
        <w:r w:rsidR="00EC38E1">
          <w:t xml:space="preserve">data </w:t>
        </w:r>
      </w:ins>
      <w:r>
        <w:t>timestamps</w:t>
      </w:r>
      <w:ins w:id="130" w:author="Stavrou, Angelos" w:date="2024-06-26T16:23:00Z">
        <w:r w:rsidR="00EC38E1">
          <w:t xml:space="preserve"> creating data causality inconsistencies.</w:t>
        </w:r>
      </w:ins>
      <w:del w:id="131" w:author="Stavrou, Angelos" w:date="2024-06-26T16:23:00Z">
        <w:r w:rsidDel="00EC38E1">
          <w:delText>.</w:delText>
        </w:r>
      </w:del>
      <w:r>
        <w:t xml:space="preserve"> </w:t>
      </w:r>
      <w:ins w:id="132" w:author="Stavrou, Angelos" w:date="2024-06-26T16:23:00Z">
        <w:r w:rsidR="00EC38E1">
          <w:t>While that</w:t>
        </w:r>
      </w:ins>
      <w:del w:id="133" w:author="Stavrou, Angelos" w:date="2024-06-26T16:23:00Z">
        <w:r w:rsidDel="00EC38E1">
          <w:delText>That</w:delText>
        </w:r>
      </w:del>
      <w:r>
        <w:t xml:space="preserve"> delay can </w:t>
      </w:r>
      <w:del w:id="134" w:author="Stavrou, Angelos" w:date="2024-06-26T16:23:00Z">
        <w:r w:rsidR="00857EF9" w:rsidDel="00EC38E1">
          <w:rPr>
            <w:lang w:val="en-US"/>
          </w:rPr>
          <w:delText>appear</w:delText>
        </w:r>
        <w:r w:rsidDel="00EC38E1">
          <w:delText xml:space="preserve"> </w:delText>
        </w:r>
      </w:del>
      <w:ins w:id="135" w:author="Stavrou, Angelos" w:date="2024-06-26T16:24:00Z">
        <w:r w:rsidR="00EC38E1">
          <w:t>appear</w:t>
        </w:r>
      </w:ins>
      <w:ins w:id="136" w:author="Stavrou, Angelos" w:date="2024-06-26T16:23:00Z">
        <w:r w:rsidR="00EC38E1">
          <w:t xml:space="preserve"> </w:t>
        </w:r>
      </w:ins>
      <w:r>
        <w:t>random</w:t>
      </w:r>
      <w:del w:id="137" w:author="Stavrou, Angelos" w:date="2024-06-26T16:23:00Z">
        <w:r w:rsidR="00857EF9" w:rsidDel="00EC38E1">
          <w:rPr>
            <w:lang w:val="en-US"/>
          </w:rPr>
          <w:delText>ly</w:delText>
        </w:r>
      </w:del>
      <w:r>
        <w:t xml:space="preserve"> and </w:t>
      </w:r>
      <w:del w:id="138" w:author="Stavrou, Angelos" w:date="2024-06-26T16:24:00Z">
        <w:r w:rsidR="00857EF9" w:rsidDel="00EC38E1">
          <w:rPr>
            <w:lang w:val="en-US"/>
          </w:rPr>
          <w:delText xml:space="preserve">be </w:delText>
        </w:r>
        <w:r w:rsidDel="00EC38E1">
          <w:delText xml:space="preserve">not constant </w:delText>
        </w:r>
        <w:r w:rsidR="00BE0BB6" w:rsidDel="00EC38E1">
          <w:rPr>
            <w:lang w:val="en-US"/>
          </w:rPr>
          <w:delText xml:space="preserve">and is </w:delText>
        </w:r>
        <w:r w:rsidDel="00EC38E1">
          <w:delText xml:space="preserve">rather a </w:delText>
        </w:r>
      </w:del>
      <w:r>
        <w:t>variable</w:t>
      </w:r>
      <w:ins w:id="139" w:author="Stavrou, Angelos" w:date="2024-06-26T16:24:00Z">
        <w:r w:rsidR="00EC38E1">
          <w:t>, it can</w:t>
        </w:r>
      </w:ins>
      <w:r>
        <w:t xml:space="preserve"> </w:t>
      </w:r>
      <w:del w:id="140" w:author="Stavrou, Angelos" w:date="2024-06-26T16:24:00Z">
        <w:r w:rsidDel="00EC38E1">
          <w:delText xml:space="preserve">that </w:delText>
        </w:r>
      </w:del>
      <w:r>
        <w:t>depend</w:t>
      </w:r>
      <w:del w:id="141" w:author="Stavrou, Angelos" w:date="2024-06-26T16:24:00Z">
        <w:r w:rsidDel="00EC38E1">
          <w:delText>s</w:delText>
        </w:r>
      </w:del>
      <w:r>
        <w:t xml:space="preserve"> on many parameters</w:t>
      </w:r>
      <w:r w:rsidR="00EB24CF">
        <w:rPr>
          <w:lang w:val="en-US"/>
        </w:rPr>
        <w:t xml:space="preserve"> </w:t>
      </w:r>
      <w:r w:rsidR="00FD7547">
        <w:rPr>
          <w:lang w:val="en-US"/>
        </w:rPr>
        <w:fldChar w:fldCharType="begin"/>
      </w:r>
      <w:r w:rsidR="00FD7547">
        <w:rPr>
          <w:lang w:val="en-US"/>
        </w:rPr>
        <w:instrText xml:space="preserve"> REF _Ref137587419 \r \h </w:instrText>
      </w:r>
      <w:r w:rsidR="00FD7547">
        <w:rPr>
          <w:lang w:val="en-US"/>
        </w:rPr>
      </w:r>
      <w:r w:rsidR="00FD7547">
        <w:rPr>
          <w:lang w:val="en-US"/>
        </w:rPr>
        <w:fldChar w:fldCharType="separate"/>
      </w:r>
      <w:r w:rsidR="00DC0244">
        <w:rPr>
          <w:lang w:val="en-US"/>
        </w:rPr>
        <w:t>[2]</w:t>
      </w:r>
      <w:r w:rsidR="00FD7547">
        <w:rPr>
          <w:lang w:val="en-US"/>
        </w:rPr>
        <w:fldChar w:fldCharType="end"/>
      </w:r>
      <w:r>
        <w:t>. In this study</w:t>
      </w:r>
      <w:ins w:id="142" w:author="Stavrou, Angelos" w:date="2024-06-26T16:24:00Z">
        <w:r w:rsidR="00EC38E1">
          <w:t>,</w:t>
        </w:r>
      </w:ins>
      <w:r>
        <w:t xml:space="preserve"> we are </w:t>
      </w:r>
      <w:del w:id="143" w:author="Stavrou, Angelos" w:date="2024-06-26T16:24:00Z">
        <w:r w:rsidDel="00E4699C">
          <w:delText xml:space="preserve">concentrating </w:delText>
        </w:r>
      </w:del>
      <w:ins w:id="144" w:author="Stavrou, Angelos" w:date="2024-06-26T16:24:00Z">
        <w:r w:rsidR="00E4699C">
          <w:t>f</w:t>
        </w:r>
      </w:ins>
      <w:ins w:id="145" w:author="Stavrou, Angelos" w:date="2024-06-26T16:25:00Z">
        <w:r w:rsidR="00E4699C">
          <w:t>ocusing</w:t>
        </w:r>
      </w:ins>
      <w:ins w:id="146" w:author="Stavrou, Angelos" w:date="2024-06-26T16:24:00Z">
        <w:r w:rsidR="00E4699C">
          <w:t xml:space="preserve"> </w:t>
        </w:r>
      </w:ins>
      <w:r>
        <w:t>on how device’s power management affects sensor data quality</w:t>
      </w:r>
      <w:r w:rsidR="00FB0E35">
        <w:rPr>
          <w:lang w:val="en-US"/>
        </w:rPr>
        <w:t xml:space="preserve"> wh</w:t>
      </w:r>
      <w:ins w:id="147" w:author="Stavrou, Angelos" w:date="2024-06-26T21:35:00Z">
        <w:r w:rsidR="00182E1D">
          <w:rPr>
            <w:lang w:val="en-US"/>
          </w:rPr>
          <w:t>en</w:t>
        </w:r>
      </w:ins>
      <w:del w:id="148" w:author="Stavrou, Angelos" w:date="2024-06-26T21:35:00Z">
        <w:r w:rsidR="00FB0E35" w:rsidDel="00182E1D">
          <w:rPr>
            <w:lang w:val="en-US"/>
          </w:rPr>
          <w:delText>ile</w:delText>
        </w:r>
      </w:del>
      <w:r w:rsidR="00FB0E35">
        <w:rPr>
          <w:lang w:val="en-US"/>
        </w:rPr>
        <w:t xml:space="preserve"> </w:t>
      </w:r>
      <w:ins w:id="149" w:author="Angelos Stavrou" w:date="2024-06-26T21:35:00Z">
        <w:r w:rsidR="00182E1D">
          <w:rPr>
            <w:lang w:val="en-US"/>
          </w:rPr>
          <w:t>running</w:t>
        </w:r>
      </w:ins>
      <w:del w:id="150" w:author="Angelos Stavrou" w:date="2024-06-26T21:35:00Z">
        <w:r w:rsidR="00FB0E35" w:rsidDel="00182E1D">
          <w:rPr>
            <w:lang w:val="en-US"/>
          </w:rPr>
          <w:delText>accessing</w:delText>
        </w:r>
      </w:del>
      <w:del w:id="151" w:author="Angelos Stavrou" w:date="2024-06-26T21:34:00Z">
        <w:r w:rsidR="00FB0E35" w:rsidDel="00182E1D">
          <w:rPr>
            <w:lang w:val="en-US"/>
          </w:rPr>
          <w:delText xml:space="preserve"> it</w:delText>
        </w:r>
      </w:del>
      <w:r w:rsidR="00FB0E35">
        <w:rPr>
          <w:lang w:val="en-US"/>
        </w:rPr>
        <w:t xml:space="preserve"> in</w:t>
      </w:r>
      <w:del w:id="152" w:author="Angelos Stavrou" w:date="2024-06-26T21:35:00Z">
        <w:r w:rsidR="00FB0E35" w:rsidDel="00182E1D">
          <w:rPr>
            <w:lang w:val="en-US"/>
          </w:rPr>
          <w:delText xml:space="preserve"> the</w:delText>
        </w:r>
      </w:del>
      <w:r w:rsidR="00FB0E35">
        <w:rPr>
          <w:lang w:val="en-US"/>
        </w:rPr>
        <w:t xml:space="preserve"> background mode</w:t>
      </w:r>
      <w:r>
        <w:t xml:space="preserve">. While we can control the sensor data reading frequency, we do not have </w:t>
      </w:r>
      <w:del w:id="153" w:author="Stavrou, Angelos" w:date="2024-06-26T21:35:00Z">
        <w:r w:rsidDel="00182E1D">
          <w:delText xml:space="preserve">access </w:delText>
        </w:r>
      </w:del>
      <w:ins w:id="154" w:author="Stavrou, Angelos" w:date="2024-06-26T21:35:00Z">
        <w:r w:rsidR="00182E1D">
          <w:t>control over the w</w:t>
        </w:r>
      </w:ins>
      <w:ins w:id="155" w:author="Stavrou, Angelos" w:date="2024-06-26T21:36:00Z">
        <w:r w:rsidR="00182E1D">
          <w:t>ait</w:t>
        </w:r>
      </w:ins>
      <w:del w:id="156" w:author="Stavrou, Angelos" w:date="2024-06-26T21:35:00Z">
        <w:r w:rsidDel="00182E1D">
          <w:delText>to the wait</w:delText>
        </w:r>
      </w:del>
      <w:r>
        <w:t xml:space="preserve"> </w:t>
      </w:r>
      <w:del w:id="157" w:author="Stavrou, Angelos" w:date="2024-06-26T21:36:00Z">
        <w:r w:rsidDel="00182E1D">
          <w:delText xml:space="preserve">in a </w:delText>
        </w:r>
      </w:del>
      <w:r>
        <w:t>queue</w:t>
      </w:r>
      <w:ins w:id="158" w:author="Stavrou, Angelos" w:date="2024-06-26T21:36:00Z">
        <w:r w:rsidR="00182E1D">
          <w:t xml:space="preserve"> scheduler</w:t>
        </w:r>
      </w:ins>
      <w:r>
        <w:t xml:space="preserve"> for the </w:t>
      </w:r>
      <w:r>
        <w:t xml:space="preserve">buffer reading. Therefore, we do not have access to the time when sensor updates the buffer. However, </w:t>
      </w:r>
      <w:ins w:id="159" w:author="Stavrou, Angelos" w:date="2024-06-26T21:36:00Z">
        <w:r w:rsidR="00182E1D">
          <w:t xml:space="preserve">in general, </w:t>
        </w:r>
      </w:ins>
      <w:r>
        <w:t>sensing is much faster (&gt;100Hz)</w:t>
      </w:r>
      <w:r w:rsidR="00EB24CF">
        <w:rPr>
          <w:lang w:val="en-US"/>
        </w:rPr>
        <w:t xml:space="preserve"> </w:t>
      </w:r>
      <w:r w:rsidR="00FD7547">
        <w:rPr>
          <w:lang w:val="en-US"/>
        </w:rPr>
        <w:fldChar w:fldCharType="begin"/>
      </w:r>
      <w:r w:rsidR="00FD7547">
        <w:rPr>
          <w:lang w:val="en-US"/>
        </w:rPr>
        <w:instrText xml:space="preserve"> REF _Ref137586687 \r \h </w:instrText>
      </w:r>
      <w:r w:rsidR="00FD7547">
        <w:rPr>
          <w:lang w:val="en-US"/>
        </w:rPr>
      </w:r>
      <w:r w:rsidR="00FD7547">
        <w:rPr>
          <w:lang w:val="en-US"/>
        </w:rPr>
        <w:fldChar w:fldCharType="separate"/>
      </w:r>
      <w:r w:rsidR="00DC0244">
        <w:rPr>
          <w:lang w:val="en-US"/>
        </w:rPr>
        <w:t>[3]</w:t>
      </w:r>
      <w:r w:rsidR="00FD7547">
        <w:rPr>
          <w:lang w:val="en-US"/>
        </w:rPr>
        <w:fldChar w:fldCharType="end"/>
      </w:r>
      <w:r>
        <w:t xml:space="preserve"> than we will read the sensor data (5Hz)</w:t>
      </w:r>
      <w:ins w:id="160" w:author="Stavrou, Angelos" w:date="2024-06-26T21:36:00Z">
        <w:r w:rsidR="00182E1D">
          <w:t>.</w:t>
        </w:r>
      </w:ins>
      <w:del w:id="161" w:author="Stavrou, Angelos" w:date="2024-06-26T21:36:00Z">
        <w:r w:rsidDel="00182E1D">
          <w:delText>,</w:delText>
        </w:r>
      </w:del>
      <w:r>
        <w:t xml:space="preserve"> </w:t>
      </w:r>
      <w:ins w:id="162" w:author="Stavrou, Angelos" w:date="2024-06-26T21:36:00Z">
        <w:r w:rsidR="00182E1D">
          <w:t>H</w:t>
        </w:r>
      </w:ins>
      <w:del w:id="163" w:author="Stavrou, Angelos" w:date="2024-06-26T21:36:00Z">
        <w:r w:rsidDel="00182E1D">
          <w:delText>h</w:delText>
        </w:r>
      </w:del>
      <w:r>
        <w:t xml:space="preserve">ence, </w:t>
      </w:r>
      <w:ins w:id="164" w:author="Stavrou, Angelos" w:date="2024-06-26T21:37:00Z">
        <w:r w:rsidR="00182E1D">
          <w:t xml:space="preserve">sensing frequency </w:t>
        </w:r>
      </w:ins>
      <w:r>
        <w:t xml:space="preserve">should not introduce significant differences in the timestamps by itself. In addition, </w:t>
      </w:r>
      <w:del w:id="165" w:author="Stavrou, Angelos" w:date="2024-06-26T21:37:00Z">
        <w:r w:rsidDel="00182E1D">
          <w:delText xml:space="preserve">and for the future research, </w:delText>
        </w:r>
      </w:del>
      <w:r>
        <w:t xml:space="preserve">we do have access to the </w:t>
      </w:r>
      <w:del w:id="166" w:author="Stavrou, Angelos" w:date="2024-06-26T21:37:00Z">
        <w:r w:rsidDel="00182E1D">
          <w:delText xml:space="preserve">Qualcomm </w:delText>
        </w:r>
      </w:del>
      <w:ins w:id="167" w:author="Stavrou, Angelos" w:date="2024-06-26T21:37:00Z">
        <w:r w:rsidR="00182E1D">
          <w:t xml:space="preserve">lower chip-level </w:t>
        </w:r>
      </w:ins>
      <w:r>
        <w:t>sensing information through</w:t>
      </w:r>
      <w:ins w:id="168" w:author="Stavrou, Angelos" w:date="2024-06-26T21:37:00Z">
        <w:r w:rsidR="00182E1D">
          <w:t xml:space="preserve"> hardware </w:t>
        </w:r>
      </w:ins>
      <w:del w:id="169" w:author="Stavrou, Angelos" w:date="2024-06-26T21:37:00Z">
        <w:r w:rsidDel="00182E1D">
          <w:delText xml:space="preserve"> the QSEE </w:delText>
        </w:r>
      </w:del>
      <w:r>
        <w:t xml:space="preserve">API. </w:t>
      </w:r>
      <w:ins w:id="170" w:author="Stavrou, Angelos" w:date="2024-06-26T21:37:00Z">
        <w:r w:rsidR="00182E1D">
          <w:t xml:space="preserve">This is a reasonable assumption for applications </w:t>
        </w:r>
      </w:ins>
      <w:ins w:id="171" w:author="Stavrou, Angelos" w:date="2024-06-26T21:38:00Z">
        <w:r w:rsidR="00182E1D">
          <w:t>distributed through application markets.</w:t>
        </w:r>
      </w:ins>
      <w:del w:id="172" w:author="Stavrou, Angelos" w:date="2024-06-26T21:38:00Z">
        <w:r w:rsidDel="00182E1D">
          <w:delText>For the QSEE supported sensors, we can compare OS (Android) reported sensing with the QSEE hardware timestamps for all supported sensors</w:delText>
        </w:r>
      </w:del>
      <w:r>
        <w:rPr>
          <w:lang w:val="en-US"/>
        </w:rPr>
        <w:t xml:space="preserve"> </w:t>
      </w:r>
      <w:r w:rsidR="00FD7547">
        <w:rPr>
          <w:lang w:val="en-US"/>
        </w:rPr>
        <w:fldChar w:fldCharType="begin"/>
      </w:r>
      <w:r w:rsidR="00FD7547">
        <w:rPr>
          <w:lang w:val="en-US"/>
        </w:rPr>
        <w:instrText xml:space="preserve"> REF _Ref137586687 \r \h </w:instrText>
      </w:r>
      <w:r w:rsidR="00FD7547">
        <w:rPr>
          <w:lang w:val="en-US"/>
        </w:rPr>
      </w:r>
      <w:r w:rsidR="00FD7547">
        <w:rPr>
          <w:lang w:val="en-US"/>
        </w:rPr>
        <w:fldChar w:fldCharType="separate"/>
      </w:r>
      <w:r w:rsidR="00DC0244">
        <w:rPr>
          <w:lang w:val="en-US"/>
        </w:rPr>
        <w:t>[3]</w:t>
      </w:r>
      <w:r w:rsidR="00FD7547">
        <w:rPr>
          <w:lang w:val="en-US"/>
        </w:rPr>
        <w:fldChar w:fldCharType="end"/>
      </w:r>
      <w:r w:rsidR="00FD7547">
        <w:rPr>
          <w:lang w:val="en-US"/>
        </w:rPr>
        <w:fldChar w:fldCharType="begin"/>
      </w:r>
      <w:r w:rsidR="00FD7547">
        <w:rPr>
          <w:lang w:val="en-US"/>
        </w:rPr>
        <w:instrText xml:space="preserve"> REF _Ref137586960 \r \h </w:instrText>
      </w:r>
      <w:r w:rsidR="00FD7547">
        <w:rPr>
          <w:lang w:val="en-US"/>
        </w:rPr>
      </w:r>
      <w:r w:rsidR="00FD7547">
        <w:rPr>
          <w:lang w:val="en-US"/>
        </w:rPr>
        <w:fldChar w:fldCharType="separate"/>
      </w:r>
      <w:r w:rsidR="00DC0244">
        <w:rPr>
          <w:lang w:val="en-US"/>
        </w:rPr>
        <w:t>[4]</w:t>
      </w:r>
      <w:r w:rsidR="00FD7547">
        <w:rPr>
          <w:lang w:val="en-US"/>
        </w:rPr>
        <w:fldChar w:fldCharType="end"/>
      </w:r>
      <w:r>
        <w:t>.</w:t>
      </w:r>
    </w:p>
    <w:p w14:paraId="5A31E4E7" w14:textId="330EFB4F" w:rsidR="00DF620D" w:rsidRDefault="00182E1D" w:rsidP="00182E1D">
      <w:pPr>
        <w:pStyle w:val="BodyText"/>
      </w:pPr>
      <w:ins w:id="173" w:author="Stavrou, Angelos" w:date="2024-06-26T21:38:00Z">
        <w:r>
          <w:t>Furthermore, we leverage t</w:t>
        </w:r>
      </w:ins>
      <w:del w:id="174" w:author="Stavrou, Angelos" w:date="2024-06-26T21:38:00Z">
        <w:r w:rsidR="00DF620D" w:rsidDel="00182E1D">
          <w:delText>T</w:delText>
        </w:r>
      </w:del>
      <w:r w:rsidR="00DF620D">
        <w:t>he timestamp variability</w:t>
      </w:r>
      <w:del w:id="175" w:author="Stavrou, Angelos" w:date="2024-06-26T21:38:00Z">
        <w:r w:rsidR="00DF620D" w:rsidDel="00182E1D">
          <w:delText xml:space="preserve"> will be used</w:delText>
        </w:r>
      </w:del>
      <w:r w:rsidR="00DF620D">
        <w:t xml:space="preserve"> to estimate </w:t>
      </w:r>
      <w:ins w:id="176" w:author="Stavrou, Angelos" w:date="2024-06-26T21:38:00Z">
        <w:r>
          <w:t xml:space="preserve">the </w:t>
        </w:r>
      </w:ins>
      <w:r w:rsidR="00DF620D">
        <w:t>reliability of the sensors data timestamps under different conditions</w:t>
      </w:r>
      <w:ins w:id="177" w:author="Stavrou, Angelos" w:date="2024-06-26T21:39:00Z">
        <w:r>
          <w:t xml:space="preserve"> and</w:t>
        </w:r>
      </w:ins>
      <w:r w:rsidR="00DF620D">
        <w:t xml:space="preserve"> to understand better </w:t>
      </w:r>
      <w:ins w:id="178" w:author="Stavrou, Angelos" w:date="2024-06-26T21:39:00Z">
        <w:r>
          <w:t xml:space="preserve">the </w:t>
        </w:r>
      </w:ins>
      <w:r w:rsidR="00DF620D">
        <w:t xml:space="preserve">sensing data quality. </w:t>
      </w:r>
      <w:ins w:id="179" w:author="Stavrou, Angelos" w:date="2024-06-26T21:39:00Z">
        <w:r>
          <w:t>We assess d</w:t>
        </w:r>
      </w:ins>
      <w:del w:id="180" w:author="Stavrou, Angelos" w:date="2024-06-26T21:39:00Z">
        <w:r w:rsidR="00DF620D" w:rsidDel="00182E1D">
          <w:delText>D</w:delText>
        </w:r>
      </w:del>
      <w:r w:rsidR="00DF620D">
        <w:t>ata quality</w:t>
      </w:r>
      <w:del w:id="181" w:author="Stavrou, Angelos" w:date="2024-06-26T21:39:00Z">
        <w:r w:rsidR="00BE0BB6" w:rsidDel="00182E1D">
          <w:rPr>
            <w:lang w:val="en-US"/>
          </w:rPr>
          <w:delText>, in terms of its timing consistency,</w:delText>
        </w:r>
        <w:r w:rsidR="00DF620D" w:rsidDel="00182E1D">
          <w:delText xml:space="preserve"> can be assessed</w:delText>
        </w:r>
      </w:del>
      <w:r w:rsidR="00DF620D">
        <w:t xml:space="preserve"> by evaluating the </w:t>
      </w:r>
      <w:ins w:id="182" w:author="Stavrou, Angelos" w:date="2024-06-26T21:39:00Z">
        <w:r>
          <w:t xml:space="preserve">variance and extreme </w:t>
        </w:r>
      </w:ins>
      <w:r w:rsidR="00DF620D">
        <w:t>time interval</w:t>
      </w:r>
      <w:ins w:id="183" w:author="Stavrou, Angelos" w:date="2024-06-26T21:39:00Z">
        <w:r>
          <w:t>s</w:t>
        </w:r>
      </w:ins>
      <w:r w:rsidR="00DF620D">
        <w:t xml:space="preserve"> between captured sensor data. </w:t>
      </w:r>
      <w:ins w:id="184" w:author="Stavrou, Angelos" w:date="2024-06-26T21:40:00Z">
        <w:r>
          <w:t xml:space="preserve">To that end, </w:t>
        </w:r>
      </w:ins>
      <w:del w:id="185" w:author="Stavrou, Angelos" w:date="2024-06-26T21:40:00Z">
        <w:r w:rsidR="00DF620D" w:rsidDel="00182E1D">
          <w:delText>We will</w:delText>
        </w:r>
      </w:del>
      <w:ins w:id="186" w:author="Stavrou, Angelos" w:date="2024-06-26T21:40:00Z">
        <w:r>
          <w:t>we</w:t>
        </w:r>
      </w:ins>
      <w:r w:rsidR="00DF620D">
        <w:t xml:space="preserve"> use in-house designed mobile app to </w:t>
      </w:r>
      <w:del w:id="187" w:author="Stavrou, Angelos" w:date="2024-06-26T21:40:00Z">
        <w:r w:rsidR="00DF620D" w:rsidDel="00182E1D">
          <w:delText xml:space="preserve">listen </w:delText>
        </w:r>
      </w:del>
      <w:ins w:id="188" w:author="Stavrou, Angelos" w:date="2024-06-26T21:40:00Z">
        <w:r>
          <w:t xml:space="preserve">collect data </w:t>
        </w:r>
      </w:ins>
      <w:r w:rsidR="00DF620D">
        <w:t>f</w:t>
      </w:r>
      <w:del w:id="189" w:author="Stavrou, Angelos" w:date="2024-06-26T21:40:00Z">
        <w:r w:rsidR="00DF620D" w:rsidDel="00182E1D">
          <w:delText>o</w:delText>
        </w:r>
      </w:del>
      <w:r w:rsidR="00DF620D">
        <w:t>r</w:t>
      </w:r>
      <w:ins w:id="190" w:author="Stavrou, Angelos" w:date="2024-06-26T21:40:00Z">
        <w:r>
          <w:t>om</w:t>
        </w:r>
      </w:ins>
      <w:r w:rsidR="00DF620D">
        <w:t xml:space="preserve"> specific sensor(s) at a given polling rate. </w:t>
      </w:r>
      <w:ins w:id="191" w:author="Stavrou, Angelos" w:date="2024-06-26T21:41:00Z">
        <w:r>
          <w:t>The a</w:t>
        </w:r>
      </w:ins>
      <w:del w:id="192" w:author="Stavrou, Angelos" w:date="2024-06-26T21:41:00Z">
        <w:r w:rsidR="00DF620D" w:rsidDel="00182E1D">
          <w:delText>A</w:delText>
        </w:r>
      </w:del>
      <w:r w:rsidR="00DF620D">
        <w:t xml:space="preserve">pp </w:t>
      </w:r>
      <w:ins w:id="193" w:author="Stavrou, Angelos" w:date="2024-06-26T21:41:00Z">
        <w:r>
          <w:t>runs</w:t>
        </w:r>
      </w:ins>
      <w:del w:id="194" w:author="Stavrou, Angelos" w:date="2024-06-26T21:41:00Z">
        <w:r w:rsidR="00DF620D" w:rsidDel="00182E1D">
          <w:delText>will be kept</w:delText>
        </w:r>
      </w:del>
      <w:r w:rsidR="00DF620D">
        <w:t xml:space="preserve"> in the background during </w:t>
      </w:r>
      <w:del w:id="195" w:author="Stavrou, Angelos" w:date="2024-06-26T21:41:00Z">
        <w:r w:rsidR="00DF620D" w:rsidDel="00182E1D">
          <w:delText>recordings</w:delText>
        </w:r>
      </w:del>
      <w:ins w:id="196" w:author="Stavrou, Angelos" w:date="2024-06-26T21:47:00Z">
        <w:r w:rsidR="00CD0B1A">
          <w:t>data</w:t>
        </w:r>
      </w:ins>
      <w:ins w:id="197" w:author="Stavrou, Angelos" w:date="2024-06-26T21:41:00Z">
        <w:r>
          <w:t xml:space="preserve"> collection</w:t>
        </w:r>
      </w:ins>
      <w:del w:id="198" w:author="Stavrou, Angelos" w:date="2024-06-26T21:41:00Z">
        <w:r w:rsidR="00BE0BB6" w:rsidDel="00182E1D">
          <w:rPr>
            <w:lang w:val="en-US"/>
          </w:rPr>
          <w:delText xml:space="preserve">, </w:delText>
        </w:r>
        <w:r w:rsidR="00FB0E35" w:rsidDel="00182E1D">
          <w:rPr>
            <w:lang w:val="en-US"/>
          </w:rPr>
          <w:delText>thus</w:delText>
        </w:r>
        <w:r w:rsidR="00BE0BB6" w:rsidDel="00182E1D">
          <w:rPr>
            <w:lang w:val="en-US"/>
          </w:rPr>
          <w:delText xml:space="preserve"> data collection </w:delText>
        </w:r>
        <w:r w:rsidR="00FB0E35" w:rsidDel="00182E1D">
          <w:rPr>
            <w:lang w:val="en-US"/>
          </w:rPr>
          <w:delText>does</w:delText>
        </w:r>
        <w:r w:rsidR="00BE0BB6" w:rsidDel="00182E1D">
          <w:rPr>
            <w:lang w:val="en-US"/>
          </w:rPr>
          <w:delText xml:space="preserve"> not </w:delText>
        </w:r>
        <w:r w:rsidR="002E144C" w:rsidDel="00182E1D">
          <w:rPr>
            <w:lang w:val="en-US"/>
          </w:rPr>
          <w:delText>preclude</w:delText>
        </w:r>
        <w:r w:rsidR="00BE0BB6" w:rsidDel="00182E1D">
          <w:rPr>
            <w:lang w:val="en-US"/>
          </w:rPr>
          <w:delText xml:space="preserve"> user</w:delText>
        </w:r>
        <w:r w:rsidR="002E144C" w:rsidDel="00182E1D">
          <w:rPr>
            <w:lang w:val="en-US"/>
          </w:rPr>
          <w:delText xml:space="preserve"> from</w:delText>
        </w:r>
      </w:del>
      <w:r w:rsidR="002E144C">
        <w:rPr>
          <w:lang w:val="en-US"/>
        </w:rPr>
        <w:t xml:space="preserve"> </w:t>
      </w:r>
      <w:ins w:id="199" w:author="Stavrou, Angelos" w:date="2024-06-26T21:42:00Z">
        <w:r>
          <w:rPr>
            <w:lang w:val="en-US"/>
          </w:rPr>
          <w:t xml:space="preserve">while we are able to </w:t>
        </w:r>
      </w:ins>
      <w:del w:id="200" w:author="Stavrou, Angelos" w:date="2024-06-26T21:42:00Z">
        <w:r w:rsidR="002E144C" w:rsidDel="00182E1D">
          <w:rPr>
            <w:lang w:val="en-US"/>
          </w:rPr>
          <w:delText>using their</w:delText>
        </w:r>
      </w:del>
      <w:ins w:id="201" w:author="Stavrou, Angelos" w:date="2024-06-26T21:42:00Z">
        <w:r>
          <w:rPr>
            <w:lang w:val="en-US"/>
          </w:rPr>
          <w:t>use the</w:t>
        </w:r>
      </w:ins>
      <w:r w:rsidR="002E144C">
        <w:rPr>
          <w:lang w:val="en-US"/>
        </w:rPr>
        <w:t xml:space="preserve"> device</w:t>
      </w:r>
      <w:r w:rsidR="00DF620D">
        <w:t>.</w:t>
      </w:r>
      <w:ins w:id="202" w:author="Stavrou, Angelos" w:date="2024-06-26T21:42:00Z">
        <w:r>
          <w:t xml:space="preserve"> We show that there is a </w:t>
        </w:r>
      </w:ins>
      <w:ins w:id="203" w:author="Stavrou, Angelos" w:date="2024-06-26T21:43:00Z">
        <w:r>
          <w:t xml:space="preserve">time </w:t>
        </w:r>
      </w:ins>
      <w:ins w:id="204" w:author="Stavrou, Angelos" w:date="2024-06-26T21:42:00Z">
        <w:r>
          <w:t xml:space="preserve">variability between the sensor buffer readings </w:t>
        </w:r>
      </w:ins>
      <w:ins w:id="205" w:author="Stavrou, Angelos" w:date="2024-06-26T21:43:00Z">
        <w:r>
          <w:t xml:space="preserve">and their delivery to the application </w:t>
        </w:r>
      </w:ins>
      <w:ins w:id="206" w:author="Stavrou, Angelos" w:date="2024-06-26T21:42:00Z">
        <w:r>
          <w:t xml:space="preserve">caused by </w:t>
        </w:r>
      </w:ins>
      <w:del w:id="207" w:author="Stavrou, Angelos" w:date="2024-06-26T21:43:00Z">
        <w:r w:rsidR="00DF620D" w:rsidDel="00182E1D">
          <w:delText xml:space="preserve"> Since, the time when data are read from the sensor buffer are not going to be exactly equal to preset polling rate but dependent on</w:delText>
        </w:r>
      </w:del>
      <w:ins w:id="208" w:author="Stavrou, Angelos" w:date="2024-06-26T21:43:00Z">
        <w:r>
          <w:t>the operating system state and load.</w:t>
        </w:r>
      </w:ins>
      <w:del w:id="209" w:author="Stavrou, Angelos" w:date="2024-06-26T21:43:00Z">
        <w:r w:rsidR="00DF620D" w:rsidDel="00182E1D">
          <w:delText xml:space="preserve"> OS queuing it, that ultimately will introduce a variability between the readings</w:delText>
        </w:r>
      </w:del>
      <w:ins w:id="210" w:author="Stavrou, Angelos" w:date="2024-06-26T21:44:00Z">
        <w:r>
          <w:t xml:space="preserve"> Thus,</w:t>
        </w:r>
      </w:ins>
      <w:del w:id="211" w:author="Stavrou, Angelos" w:date="2024-06-26T21:43:00Z">
        <w:r w:rsidR="00DF620D" w:rsidDel="00182E1D">
          <w:delText>.</w:delText>
        </w:r>
      </w:del>
      <w:r w:rsidR="00DF620D">
        <w:t xml:space="preserve"> </w:t>
      </w:r>
      <w:ins w:id="212" w:author="Stavrou, Angelos" w:date="2024-06-26T21:44:00Z">
        <w:r>
          <w:t xml:space="preserve">we </w:t>
        </w:r>
      </w:ins>
      <w:del w:id="213" w:author="Stavrou, Angelos" w:date="2024-06-26T21:44:00Z">
        <w:r w:rsidR="00DF620D" w:rsidDel="00182E1D">
          <w:delText xml:space="preserve">We plan to </w:delText>
        </w:r>
      </w:del>
      <w:r w:rsidR="00DF620D">
        <w:t xml:space="preserve">quantify </w:t>
      </w:r>
      <w:del w:id="214" w:author="Stavrou, Angelos" w:date="2024-06-26T21:44:00Z">
        <w:r w:rsidR="00DF620D" w:rsidDel="00182E1D">
          <w:delText>the sensor</w:delText>
        </w:r>
        <w:r w:rsidR="002E144C" w:rsidDel="00182E1D">
          <w:rPr>
            <w:lang w:val="en-US"/>
          </w:rPr>
          <w:delText>s</w:delText>
        </w:r>
        <w:r w:rsidR="00DF620D" w:rsidDel="00182E1D">
          <w:delText xml:space="preserve"> </w:delText>
        </w:r>
      </w:del>
      <w:r w:rsidR="00DF620D">
        <w:t>data</w:t>
      </w:r>
      <w:ins w:id="215" w:author="Stavrou, Angelos" w:date="2024-06-26T21:44:00Z">
        <w:r>
          <w:t xml:space="preserve"> </w:t>
        </w:r>
        <w:r w:rsidR="004E06B6">
          <w:t xml:space="preserve">timeliness </w:t>
        </w:r>
        <w:r>
          <w:t>quality</w:t>
        </w:r>
      </w:ins>
      <w:ins w:id="216" w:author="Stavrou, Angelos" w:date="2024-06-26T21:45:00Z">
        <w:r w:rsidR="004E06B6">
          <w:t xml:space="preserve"> for</w:t>
        </w:r>
      </w:ins>
      <w:ins w:id="217" w:author="Stavrou, Angelos" w:date="2024-06-26T21:44:00Z">
        <w:r>
          <w:t xml:space="preserve"> </w:t>
        </w:r>
      </w:ins>
      <w:del w:id="218" w:author="Stavrou, Angelos" w:date="2024-06-26T21:44:00Z">
        <w:r w:rsidR="00DF620D" w:rsidDel="00182E1D">
          <w:delText xml:space="preserve"> </w:delText>
        </w:r>
        <w:r w:rsidR="002E144C" w:rsidDel="00182E1D">
          <w:rPr>
            <w:lang w:val="en-US"/>
          </w:rPr>
          <w:delText xml:space="preserve">timestamps </w:delText>
        </w:r>
        <w:r w:rsidR="00DF620D" w:rsidDel="00182E1D">
          <w:delText xml:space="preserve">quality for </w:delText>
        </w:r>
        <w:r w:rsidR="00857EF9" w:rsidDel="00182E1D">
          <w:rPr>
            <w:lang w:val="en-US"/>
          </w:rPr>
          <w:delText xml:space="preserve">a </w:delText>
        </w:r>
      </w:del>
      <w:r w:rsidR="00DF620D">
        <w:t>single and</w:t>
      </w:r>
      <w:ins w:id="219" w:author="Stavrou, Angelos" w:date="2024-06-26T21:45:00Z">
        <w:r w:rsidR="004E06B6">
          <w:rPr>
            <w:lang w:val="en-US"/>
          </w:rPr>
          <w:t xml:space="preserve"> </w:t>
        </w:r>
      </w:ins>
      <w:del w:id="220" w:author="Stavrou, Angelos" w:date="2024-06-26T21:45:00Z">
        <w:r w:rsidR="00DF620D" w:rsidDel="004E06B6">
          <w:delText xml:space="preserve"> </w:delText>
        </w:r>
        <w:r w:rsidR="00857EF9" w:rsidDel="004E06B6">
          <w:rPr>
            <w:lang w:val="en-US"/>
          </w:rPr>
          <w:delText xml:space="preserve">a </w:delText>
        </w:r>
      </w:del>
      <w:r w:rsidR="00DF620D">
        <w:t>multiple sensor</w:t>
      </w:r>
      <w:ins w:id="221" w:author="Stavrou, Angelos" w:date="2024-06-26T21:45:00Z">
        <w:r w:rsidR="004E06B6">
          <w:t xml:space="preserve"> readings</w:t>
        </w:r>
      </w:ins>
      <w:del w:id="222" w:author="Stavrou, Angelos" w:date="2024-06-26T21:45:00Z">
        <w:r w:rsidR="00DF620D" w:rsidDel="004E06B6">
          <w:delText>s</w:delText>
        </w:r>
      </w:del>
      <w:r w:rsidR="00DF620D">
        <w:t xml:space="preserve"> under normal conditions</w:t>
      </w:r>
      <w:ins w:id="223" w:author="Stavrou, Angelos" w:date="2024-06-26T21:45:00Z">
        <w:r w:rsidR="004E06B6">
          <w:t xml:space="preserve">. We compare these measurements with </w:t>
        </w:r>
      </w:ins>
      <w:del w:id="224" w:author="Stavrou, Angelos" w:date="2024-06-26T21:45:00Z">
        <w:r w:rsidR="00DF620D" w:rsidDel="004E06B6">
          <w:delText xml:space="preserve"> and</w:delText>
        </w:r>
      </w:del>
      <w:ins w:id="225" w:author="Stavrou, Angelos" w:date="2024-06-26T21:45:00Z">
        <w:r w:rsidR="004E06B6">
          <w:t>the ones we collect</w:t>
        </w:r>
      </w:ins>
      <w:r w:rsidR="00DF620D">
        <w:t xml:space="preserve"> when the device exhibits low power and high CPU utilization</w:t>
      </w:r>
      <w:r w:rsidR="00FB0E35">
        <w:rPr>
          <w:lang w:val="en-US"/>
        </w:rPr>
        <w:t xml:space="preserve"> or heavy user’s activity</w:t>
      </w:r>
      <w:r w:rsidR="00DF620D">
        <w:t xml:space="preserve">. </w:t>
      </w:r>
      <w:del w:id="226" w:author="Stavrou, Angelos" w:date="2024-06-26T21:46:00Z">
        <w:r w:rsidR="00DF620D" w:rsidDel="004E06B6">
          <w:delText>Initially, we select</w:delText>
        </w:r>
      </w:del>
      <w:ins w:id="227" w:author="Stavrou, Angelos" w:date="2024-06-26T21:46:00Z">
        <w:r w:rsidR="004E06B6">
          <w:t xml:space="preserve">As exemplary sensors we selected the </w:t>
        </w:r>
      </w:ins>
      <w:del w:id="228" w:author="Stavrou, Angelos" w:date="2024-06-26T21:46:00Z">
        <w:r w:rsidR="00DF620D" w:rsidDel="004E06B6">
          <w:delText xml:space="preserve"> to monitor </w:delText>
        </w:r>
      </w:del>
      <w:r w:rsidR="00DF620D">
        <w:t>accelerometer and gyroscope sensors, which are most commonly used for health and other research</w:t>
      </w:r>
      <w:r w:rsidR="00DF620D">
        <w:rPr>
          <w:lang w:val="en-US"/>
        </w:rPr>
        <w:t xml:space="preserve"> </w:t>
      </w:r>
      <w:r w:rsidR="00FD7547">
        <w:rPr>
          <w:lang w:val="en-US"/>
        </w:rPr>
        <w:fldChar w:fldCharType="begin"/>
      </w:r>
      <w:r w:rsidR="00FD7547">
        <w:rPr>
          <w:lang w:val="en-US"/>
        </w:rPr>
        <w:instrText xml:space="preserve"> REF _Ref137586960 \r \h </w:instrText>
      </w:r>
      <w:r w:rsidR="00FD7547">
        <w:rPr>
          <w:lang w:val="en-US"/>
        </w:rPr>
      </w:r>
      <w:r w:rsidR="00FD7547">
        <w:rPr>
          <w:lang w:val="en-US"/>
        </w:rPr>
        <w:fldChar w:fldCharType="separate"/>
      </w:r>
      <w:r w:rsidR="00DC0244">
        <w:rPr>
          <w:lang w:val="en-US"/>
        </w:rPr>
        <w:t>[4]</w:t>
      </w:r>
      <w:r w:rsidR="00FD7547">
        <w:rPr>
          <w:lang w:val="en-US"/>
        </w:rPr>
        <w:fldChar w:fldCharType="end"/>
      </w:r>
      <w:r w:rsidR="00FD7547">
        <w:rPr>
          <w:lang w:val="en-US"/>
        </w:rPr>
        <w:fldChar w:fldCharType="begin"/>
      </w:r>
      <w:r w:rsidR="00FD7547">
        <w:rPr>
          <w:lang w:val="en-US"/>
        </w:rPr>
        <w:instrText xml:space="preserve"> REF _Ref137586977 \r \h </w:instrText>
      </w:r>
      <w:r w:rsidR="00FD7547">
        <w:rPr>
          <w:lang w:val="en-US"/>
        </w:rPr>
      </w:r>
      <w:r w:rsidR="00FD7547">
        <w:rPr>
          <w:lang w:val="en-US"/>
        </w:rPr>
        <w:fldChar w:fldCharType="separate"/>
      </w:r>
      <w:r w:rsidR="00DC0244">
        <w:rPr>
          <w:lang w:val="en-US"/>
        </w:rPr>
        <w:t>[5]</w:t>
      </w:r>
      <w:r w:rsidR="00FD7547">
        <w:rPr>
          <w:lang w:val="en-US"/>
        </w:rPr>
        <w:fldChar w:fldCharType="end"/>
      </w:r>
      <w:r w:rsidR="00FD7547">
        <w:rPr>
          <w:lang w:val="en-US"/>
        </w:rPr>
        <w:fldChar w:fldCharType="begin"/>
      </w:r>
      <w:r w:rsidR="00FD7547">
        <w:rPr>
          <w:lang w:val="en-US"/>
        </w:rPr>
        <w:instrText xml:space="preserve"> REF _Ref137586990 \r \h </w:instrText>
      </w:r>
      <w:r w:rsidR="00FD7547">
        <w:rPr>
          <w:lang w:val="en-US"/>
        </w:rPr>
      </w:r>
      <w:r w:rsidR="00FD7547">
        <w:rPr>
          <w:lang w:val="en-US"/>
        </w:rPr>
        <w:fldChar w:fldCharType="separate"/>
      </w:r>
      <w:r w:rsidR="00DC0244">
        <w:rPr>
          <w:lang w:val="en-US"/>
        </w:rPr>
        <w:t>[6]</w:t>
      </w:r>
      <w:r w:rsidR="00FD7547">
        <w:rPr>
          <w:lang w:val="en-US"/>
        </w:rPr>
        <w:fldChar w:fldCharType="end"/>
      </w:r>
      <w:r w:rsidR="00FD7547">
        <w:rPr>
          <w:lang w:val="en-US"/>
        </w:rPr>
        <w:fldChar w:fldCharType="begin"/>
      </w:r>
      <w:r w:rsidR="00FD7547">
        <w:rPr>
          <w:lang w:val="en-US"/>
        </w:rPr>
        <w:instrText xml:space="preserve"> REF _Ref137587989 \r \h </w:instrText>
      </w:r>
      <w:r w:rsidR="00FD7547">
        <w:rPr>
          <w:lang w:val="en-US"/>
        </w:rPr>
      </w:r>
      <w:r w:rsidR="00FD7547">
        <w:rPr>
          <w:lang w:val="en-US"/>
        </w:rPr>
        <w:fldChar w:fldCharType="separate"/>
      </w:r>
      <w:r w:rsidR="00DC0244">
        <w:rPr>
          <w:lang w:val="en-US"/>
        </w:rPr>
        <w:t>[7]</w:t>
      </w:r>
      <w:r w:rsidR="00FD7547">
        <w:rPr>
          <w:lang w:val="en-US"/>
        </w:rPr>
        <w:fldChar w:fldCharType="end"/>
      </w:r>
      <w:r w:rsidR="00DF620D">
        <w:t>.</w:t>
      </w:r>
    </w:p>
    <w:p w14:paraId="69F04202" w14:textId="2093A1E1" w:rsidR="009303D9" w:rsidRDefault="00DF620D" w:rsidP="006B6B66">
      <w:pPr>
        <w:pStyle w:val="Heading1"/>
      </w:pPr>
      <w:r>
        <w:t>Method</w:t>
      </w:r>
      <w:ins w:id="229" w:author="Stavrou, Angelos" w:date="2024-06-26T21:47:00Z">
        <w:r w:rsidR="00CD0B1A">
          <w:t>ology</w:t>
        </w:r>
      </w:ins>
      <w:del w:id="230" w:author="Stavrou, Angelos" w:date="2024-06-26T21:47:00Z">
        <w:r w:rsidDel="00CD0B1A">
          <w:delText>s</w:delText>
        </w:r>
      </w:del>
    </w:p>
    <w:p w14:paraId="33F0DFB2" w14:textId="5FA6F3B4" w:rsidR="00DF620D" w:rsidRPr="00DF620D" w:rsidRDefault="003C106A" w:rsidP="00806D60">
      <w:pPr>
        <w:ind w:firstLine="13.50pt"/>
        <w:jc w:val="both"/>
      </w:pPr>
      <w:del w:id="231" w:author="Stavrou, Angelos" w:date="2024-06-26T21:47:00Z">
        <w:r w:rsidRPr="003C106A" w:rsidDel="00CD0B1A">
          <w:delText>For this</w:delText>
        </w:r>
      </w:del>
      <w:ins w:id="232" w:author="Stavrou, Angelos" w:date="2024-06-26T21:47:00Z">
        <w:r w:rsidR="00CD0B1A">
          <w:t>In our</w:t>
        </w:r>
      </w:ins>
      <w:r w:rsidRPr="003C106A">
        <w:t xml:space="preserve"> </w:t>
      </w:r>
      <w:del w:id="233" w:author="Stavrou, Angelos" w:date="2024-06-26T21:47:00Z">
        <w:r w:rsidRPr="003C106A" w:rsidDel="00CD0B1A">
          <w:delText xml:space="preserve">study </w:delText>
        </w:r>
      </w:del>
      <w:ins w:id="234" w:author="Stavrou, Angelos" w:date="2024-06-26T21:47:00Z">
        <w:r w:rsidR="00CD0B1A">
          <w:t>experiments,</w:t>
        </w:r>
        <w:r w:rsidR="00CD0B1A" w:rsidRPr="003C106A">
          <w:t xml:space="preserve"> </w:t>
        </w:r>
      </w:ins>
      <w:r w:rsidRPr="003C106A">
        <w:t xml:space="preserve">we chose Google Pixel 6a and Samsung S22 smart phones </w:t>
      </w:r>
      <w:ins w:id="235" w:author="Stavrou, Angelos" w:date="2024-06-26T21:47:00Z">
        <w:r w:rsidR="00CD0B1A">
          <w:t xml:space="preserve">equipped </w:t>
        </w:r>
      </w:ins>
      <w:r w:rsidRPr="003C106A">
        <w:t xml:space="preserve">with Android 11 operating system. These are modern and powerful devices with </w:t>
      </w:r>
      <w:r w:rsidR="00523FC5" w:rsidRPr="003C106A">
        <w:t>a variety</w:t>
      </w:r>
      <w:r w:rsidRPr="003C106A">
        <w:t xml:space="preserve"> of sensors from which we can capture </w:t>
      </w:r>
      <w:r w:rsidR="00523FC5" w:rsidRPr="003C106A">
        <w:t>data</w:t>
      </w:r>
      <w:r w:rsidRPr="003C106A">
        <w:t xml:space="preserve">. They also have </w:t>
      </w:r>
      <w:r w:rsidR="00523FC5" w:rsidRPr="003C106A">
        <w:t>an advanced</w:t>
      </w:r>
      <w:r w:rsidRPr="003C106A">
        <w:t xml:space="preserve"> power management system and </w:t>
      </w:r>
      <w:proofErr w:type="gramStart"/>
      <w:r w:rsidRPr="003C106A">
        <w:t>should</w:t>
      </w:r>
      <w:proofErr w:type="gramEnd"/>
      <w:r w:rsidRPr="003C106A">
        <w:t xml:space="preserve"> be ideal for the experiment</w:t>
      </w:r>
      <w:r w:rsidR="00857EF9">
        <w:t>s</w:t>
      </w:r>
      <w:r w:rsidRPr="003C106A">
        <w:t xml:space="preserve"> we are planning to conduct. Data from sensors will be acquired in two modes, when device is stationary or moving, with the </w:t>
      </w:r>
      <w:r w:rsidR="00523FC5" w:rsidRPr="003C106A">
        <w:t>latter</w:t>
      </w:r>
      <w:r w:rsidRPr="003C106A">
        <w:t xml:space="preserve"> meant to provide more realistic data sets. Device's displacement will be accomplished using Elephant robotic arm </w:t>
      </w:r>
      <w:proofErr w:type="spellStart"/>
      <w:r w:rsidRPr="003C106A">
        <w:t>myCobot</w:t>
      </w:r>
      <w:proofErr w:type="spellEnd"/>
      <w:r w:rsidRPr="003C106A">
        <w:t xml:space="preserve"> 280 using the same trajectory stored in the arm's memory.</w:t>
      </w:r>
    </w:p>
    <w:p w14:paraId="412147D4" w14:textId="6883F3DA" w:rsidR="009303D9" w:rsidRDefault="00DF620D" w:rsidP="002C5762">
      <w:pPr>
        <w:pStyle w:val="Heading2"/>
        <w:ind w:start="13.50pt"/>
      </w:pPr>
      <w:r>
        <w:t>Single</w:t>
      </w:r>
      <w:r w:rsidR="00AB2547">
        <w:t>-</w:t>
      </w:r>
      <w:r>
        <w:t>sensor study</w:t>
      </w:r>
    </w:p>
    <w:p w14:paraId="3898B207" w14:textId="00B7FE54" w:rsidR="003C106A" w:rsidRPr="002E144C" w:rsidRDefault="003C106A" w:rsidP="003C106A">
      <w:pPr>
        <w:pStyle w:val="BodyText"/>
        <w:rPr>
          <w:lang w:val="en-US"/>
        </w:rPr>
      </w:pPr>
      <w:r>
        <w:t xml:space="preserve">The </w:t>
      </w:r>
      <w:r w:rsidRPr="003C106A">
        <w:rPr>
          <w:rStyle w:val="Emphasis"/>
        </w:rPr>
        <w:t xml:space="preserve">first </w:t>
      </w:r>
      <w:ins w:id="236" w:author="Stavrou, Angelos" w:date="2024-06-26T21:49:00Z">
        <w:r w:rsidR="00CD0B1A">
          <w:rPr>
            <w:rStyle w:val="Emphasis"/>
          </w:rPr>
          <w:t xml:space="preserve">operating </w:t>
        </w:r>
      </w:ins>
      <w:r w:rsidRPr="003C106A">
        <w:rPr>
          <w:rStyle w:val="Emphasis"/>
        </w:rPr>
        <w:t>condition</w:t>
      </w:r>
      <w:r>
        <w:t xml:space="preserve"> is 100% charged</w:t>
      </w:r>
      <w:ins w:id="237" w:author="Stavrou, Angelos" w:date="2024-06-26T21:49:00Z">
        <w:r w:rsidR="00CD0B1A">
          <w:t xml:space="preserve"> but</w:t>
        </w:r>
      </w:ins>
      <w:r>
        <w:t xml:space="preserve"> not plugged-in device</w:t>
      </w:r>
      <w:ins w:id="238" w:author="Stavrou, Angelos" w:date="2024-06-26T21:49:00Z">
        <w:r w:rsidR="00CD0B1A">
          <w:t>.</w:t>
        </w:r>
      </w:ins>
      <w:del w:id="239" w:author="Stavrou, Angelos" w:date="2024-06-26T21:49:00Z">
        <w:r w:rsidDel="00CD0B1A">
          <w:delText>,</w:delText>
        </w:r>
      </w:del>
      <w:r>
        <w:t xml:space="preserve"> </w:t>
      </w:r>
      <w:ins w:id="240" w:author="Stavrou, Angelos" w:date="2024-06-26T21:49:00Z">
        <w:r w:rsidR="00CD0B1A">
          <w:t>T</w:t>
        </w:r>
      </w:ins>
      <w:del w:id="241" w:author="Stavrou, Angelos" w:date="2024-06-26T21:49:00Z">
        <w:r w:rsidDel="00CD0B1A">
          <w:delText>t</w:delText>
        </w:r>
      </w:del>
      <w:r>
        <w:t>his condition</w:t>
      </w:r>
      <w:del w:id="242" w:author="Stavrou, Angelos" w:date="2024-06-26T21:49:00Z">
        <w:r w:rsidDel="00CD0B1A">
          <w:delText xml:space="preserve"> will</w:delText>
        </w:r>
      </w:del>
      <w:r>
        <w:t xml:space="preserve"> provide</w:t>
      </w:r>
      <w:ins w:id="243" w:author="Stavrou, Angelos" w:date="2024-06-26T21:49:00Z">
        <w:r w:rsidR="00CD0B1A">
          <w:t>s</w:t>
        </w:r>
      </w:ins>
      <w:r>
        <w:t xml:space="preserve"> </w:t>
      </w:r>
      <w:del w:id="244" w:author="Stavrou, Angelos" w:date="2024-06-26T21:50:00Z">
        <w:r w:rsidDel="00CD0B1A">
          <w:delText xml:space="preserve">preferable </w:delText>
        </w:r>
      </w:del>
      <w:ins w:id="245" w:author="Stavrou, Angelos" w:date="2024-06-26T21:50:00Z">
        <w:r w:rsidR="00CD0B1A">
          <w:t>“</w:t>
        </w:r>
      </w:ins>
      <w:ins w:id="246" w:author="Stavrou, Angelos" w:date="2024-06-26T21:51:00Z">
        <w:r w:rsidR="00CD0B1A">
          <w:t>pristine</w:t>
        </w:r>
      </w:ins>
      <w:ins w:id="247" w:author="Stavrou, Angelos" w:date="2024-06-26T21:50:00Z">
        <w:r w:rsidR="00CD0B1A">
          <w:t xml:space="preserve">” </w:t>
        </w:r>
      </w:ins>
      <w:r>
        <w:t xml:space="preserve">conditions </w:t>
      </w:r>
      <w:del w:id="248" w:author="Stavrou, Angelos" w:date="2024-06-26T21:50:00Z">
        <w:r w:rsidDel="00CD0B1A">
          <w:delText>in the course of</w:delText>
        </w:r>
      </w:del>
      <w:ins w:id="249" w:author="Stavrou, Angelos" w:date="2024-06-26T21:50:00Z">
        <w:r w:rsidR="00CD0B1A">
          <w:t>and establish a</w:t>
        </w:r>
      </w:ins>
      <w:r>
        <w:t xml:space="preserve"> relatively consistent data collection</w:t>
      </w:r>
      <w:ins w:id="250" w:author="Stavrou, Angelos" w:date="2024-06-26T21:50:00Z">
        <w:r w:rsidR="00CD0B1A">
          <w:t xml:space="preserve"> as a baseline</w:t>
        </w:r>
      </w:ins>
      <w:r>
        <w:t xml:space="preserve">. </w:t>
      </w:r>
      <w:ins w:id="251" w:author="Stavrou, Angelos" w:date="2024-06-26T21:50:00Z">
        <w:r w:rsidR="00CD0B1A">
          <w:t>We expect that “</w:t>
        </w:r>
      </w:ins>
      <w:ins w:id="252" w:author="Stavrou, Angelos" w:date="2024-06-26T21:51:00Z">
        <w:r w:rsidR="00CD0B1A">
          <w:t>pristine</w:t>
        </w:r>
      </w:ins>
      <w:ins w:id="253" w:author="Stavrou, Angelos" w:date="2024-06-26T21:50:00Z">
        <w:r w:rsidR="00CD0B1A">
          <w:t xml:space="preserve"> operation</w:t>
        </w:r>
      </w:ins>
      <w:ins w:id="254" w:author="Stavrou, Angelos" w:date="2024-06-26T21:51:00Z">
        <w:r w:rsidR="00CD0B1A">
          <w:t>s</w:t>
        </w:r>
      </w:ins>
      <w:ins w:id="255" w:author="Stavrou, Angelos" w:date="2024-06-26T21:50:00Z">
        <w:r w:rsidR="00CD0B1A">
          <w:t xml:space="preserve">” </w:t>
        </w:r>
      </w:ins>
      <w:del w:id="256" w:author="Stavrou, Angelos" w:date="2024-06-26T21:50:00Z">
        <w:r w:rsidDel="00CD0B1A">
          <w:delText xml:space="preserve">This </w:delText>
        </w:r>
      </w:del>
      <w:r>
        <w:t xml:space="preserve">should reveal timestamp </w:t>
      </w:r>
      <w:r w:rsidR="00857EF9">
        <w:rPr>
          <w:lang w:val="en-US"/>
        </w:rPr>
        <w:t xml:space="preserve">intervals </w:t>
      </w:r>
      <w:r>
        <w:t>variability that one should expect during a daily use of their device</w:t>
      </w:r>
      <w:r w:rsidR="00857EF9">
        <w:rPr>
          <w:lang w:val="en-US"/>
        </w:rPr>
        <w:t>s</w:t>
      </w:r>
      <w:r>
        <w:t>.</w:t>
      </w:r>
      <w:r w:rsidR="002E144C">
        <w:rPr>
          <w:lang w:val="en-US"/>
        </w:rPr>
        <w:t xml:space="preserve"> In </w:t>
      </w:r>
      <w:r w:rsidR="002E144C">
        <w:t>real-world</w:t>
      </w:r>
      <w:r w:rsidR="002E144C">
        <w:rPr>
          <w:lang w:val="en-US"/>
        </w:rPr>
        <w:t xml:space="preserve"> 100% charged battery is quite </w:t>
      </w:r>
      <w:del w:id="257" w:author="Stavrou, Angelos" w:date="2024-06-26T21:51:00Z">
        <w:r w:rsidR="002E144C" w:rsidDel="00CD0B1A">
          <w:rPr>
            <w:lang w:val="en-US"/>
          </w:rPr>
          <w:delText xml:space="preserve">rear </w:delText>
        </w:r>
      </w:del>
      <w:ins w:id="258" w:author="Stavrou, Angelos" w:date="2024-06-26T21:51:00Z">
        <w:r w:rsidR="00CD0B1A">
          <w:rPr>
            <w:lang w:val="en-US"/>
          </w:rPr>
          <w:t xml:space="preserve">rare </w:t>
        </w:r>
      </w:ins>
      <w:del w:id="259" w:author="Stavrou, Angelos" w:date="2024-06-26T21:51:00Z">
        <w:r w:rsidR="002E144C" w:rsidDel="00CD0B1A">
          <w:rPr>
            <w:lang w:val="en-US"/>
          </w:rPr>
          <w:delText xml:space="preserve">or </w:delText>
        </w:r>
      </w:del>
      <w:ins w:id="260" w:author="Stavrou, Angelos" w:date="2024-06-26T21:51:00Z">
        <w:r w:rsidR="00CD0B1A">
          <w:rPr>
            <w:lang w:val="en-US"/>
          </w:rPr>
          <w:t xml:space="preserve">and it </w:t>
        </w:r>
      </w:ins>
      <w:r w:rsidR="002E144C">
        <w:rPr>
          <w:lang w:val="en-US"/>
        </w:rPr>
        <w:t>does not last for very long</w:t>
      </w:r>
      <w:ins w:id="261" w:author="Stavrou, Angelos" w:date="2024-06-26T21:52:00Z">
        <w:r w:rsidR="00CD0B1A">
          <w:rPr>
            <w:lang w:val="en-US"/>
          </w:rPr>
          <w:t>,</w:t>
        </w:r>
      </w:ins>
      <w:r w:rsidR="002E144C">
        <w:rPr>
          <w:lang w:val="en-US"/>
        </w:rPr>
        <w:t xml:space="preserve"> </w:t>
      </w:r>
      <w:ins w:id="262" w:author="Stavrou, Angelos" w:date="2024-06-26T21:52:00Z">
        <w:r w:rsidR="00CD0B1A">
          <w:rPr>
            <w:lang w:val="en-US"/>
          </w:rPr>
          <w:t xml:space="preserve">However, in our experiments, we use this as a baseline to </w:t>
        </w:r>
        <w:r w:rsidR="00CD0B1A">
          <w:rPr>
            <w:lang w:val="en-US"/>
          </w:rPr>
          <w:lastRenderedPageBreak/>
          <w:t xml:space="preserve">weed-out normal data sensing collection variability </w:t>
        </w:r>
      </w:ins>
      <w:del w:id="263" w:author="Stavrou, Angelos" w:date="2024-06-26T21:52:00Z">
        <w:r w:rsidR="002E144C" w:rsidDel="00CD0B1A">
          <w:rPr>
            <w:lang w:val="en-US"/>
          </w:rPr>
          <w:delText xml:space="preserve">but for our study we choose it </w:delText>
        </w:r>
        <w:r w:rsidR="00715534" w:rsidDel="00CD0B1A">
          <w:rPr>
            <w:lang w:val="en-US"/>
          </w:rPr>
          <w:delText xml:space="preserve">to this extreme </w:delText>
        </w:r>
        <w:r w:rsidR="002E144C" w:rsidDel="00CD0B1A">
          <w:rPr>
            <w:lang w:val="en-US"/>
          </w:rPr>
          <w:delText xml:space="preserve">to maximize the expected </w:delText>
        </w:r>
      </w:del>
      <w:del w:id="264" w:author="Stavrou, Angelos" w:date="2024-06-26T21:53:00Z">
        <w:r w:rsidR="002E144C" w:rsidDel="00CD0B1A">
          <w:rPr>
            <w:lang w:val="en-US"/>
          </w:rPr>
          <w:delText xml:space="preserve">progressive differences </w:delText>
        </w:r>
      </w:del>
      <w:r w:rsidR="002E144C">
        <w:rPr>
          <w:lang w:val="en-US"/>
        </w:rPr>
        <w:t xml:space="preserve">when compared to low charge devices. </w:t>
      </w:r>
    </w:p>
    <w:p w14:paraId="77749E76" w14:textId="233D7041" w:rsidR="003C106A" w:rsidRDefault="003C106A" w:rsidP="00CD0B1A">
      <w:pPr>
        <w:pStyle w:val="BodyText"/>
      </w:pPr>
      <w:r>
        <w:t xml:space="preserve">The </w:t>
      </w:r>
      <w:r w:rsidRPr="003C106A">
        <w:rPr>
          <w:rStyle w:val="Emphasis"/>
        </w:rPr>
        <w:t xml:space="preserve">second </w:t>
      </w:r>
      <w:ins w:id="265" w:author="Stavrou, Angelos" w:date="2024-06-26T21:53:00Z">
        <w:r w:rsidR="00CD0B1A">
          <w:rPr>
            <w:rStyle w:val="Emphasis"/>
          </w:rPr>
          <w:t xml:space="preserve">operating </w:t>
        </w:r>
      </w:ins>
      <w:r w:rsidRPr="003C106A">
        <w:rPr>
          <w:rStyle w:val="Emphasis"/>
        </w:rPr>
        <w:t>condition</w:t>
      </w:r>
      <w:r>
        <w:t xml:space="preserve"> is 10% battery charge remaining</w:t>
      </w:r>
      <w:ins w:id="266" w:author="Stavrou, Angelos" w:date="2024-06-26T21:53:00Z">
        <w:r w:rsidR="00CD0B1A">
          <w:t xml:space="preserve"> and the device is</w:t>
        </w:r>
      </w:ins>
      <w:r>
        <w:t xml:space="preserve"> not plugged-in</w:t>
      </w:r>
      <w:ins w:id="267" w:author="Stavrou, Angelos" w:date="2024-06-26T21:53:00Z">
        <w:r w:rsidR="00CD0B1A">
          <w:t xml:space="preserve">. This </w:t>
        </w:r>
      </w:ins>
      <w:del w:id="268" w:author="Stavrou, Angelos" w:date="2024-06-26T21:53:00Z">
        <w:r w:rsidDel="00CD0B1A">
          <w:delText xml:space="preserve"> to </w:delText>
        </w:r>
      </w:del>
      <w:r>
        <w:t>imitate</w:t>
      </w:r>
      <w:ins w:id="269" w:author="Stavrou, Angelos" w:date="2024-06-26T21:53:00Z">
        <w:r w:rsidR="00CD0B1A">
          <w:t>s</w:t>
        </w:r>
      </w:ins>
      <w:r>
        <w:t xml:space="preserve"> data recording</w:t>
      </w:r>
      <w:ins w:id="270" w:author="Stavrou, Angelos" w:date="2024-06-26T21:53:00Z">
        <w:r w:rsidR="00CD0B1A">
          <w:t>s</w:t>
        </w:r>
      </w:ins>
      <w:r>
        <w:t xml:space="preserve"> under the various power conserving mechanisms utilized by the device’s hardware and OS. </w:t>
      </w:r>
      <w:ins w:id="271" w:author="Stavrou, Angelos" w:date="2024-06-26T21:54:00Z">
        <w:r w:rsidR="00CD0B1A">
          <w:t xml:space="preserve">As expected, the second condition </w:t>
        </w:r>
      </w:ins>
      <w:del w:id="272" w:author="Stavrou, Angelos" w:date="2024-06-26T21:54:00Z">
        <w:r w:rsidDel="00CD0B1A">
          <w:delText xml:space="preserve">This is expected to </w:delText>
        </w:r>
      </w:del>
      <w:r>
        <w:t>produce</w:t>
      </w:r>
      <w:ins w:id="273" w:author="Stavrou, Angelos" w:date="2024-06-26T21:54:00Z">
        <w:r w:rsidR="00CD0B1A">
          <w:t>s</w:t>
        </w:r>
      </w:ins>
      <w:r>
        <w:t xml:space="preserve"> the greatest variability in the readings that will provide insight into power management control of and access to the sensor’s data.</w:t>
      </w:r>
    </w:p>
    <w:p w14:paraId="4731EA6E" w14:textId="060223A3" w:rsidR="006347CF" w:rsidRPr="005B520E" w:rsidRDefault="003C106A" w:rsidP="003C106A">
      <w:pPr>
        <w:pStyle w:val="BodyText"/>
      </w:pPr>
      <w:r>
        <w:t xml:space="preserve">The </w:t>
      </w:r>
      <w:r w:rsidRPr="003C106A">
        <w:rPr>
          <w:rStyle w:val="Emphasis"/>
        </w:rPr>
        <w:t xml:space="preserve">third </w:t>
      </w:r>
      <w:ins w:id="274" w:author="Stavrou, Angelos" w:date="2024-06-26T21:54:00Z">
        <w:r w:rsidR="00C27CCE">
          <w:rPr>
            <w:rStyle w:val="Emphasis"/>
          </w:rPr>
          <w:t xml:space="preserve">operating </w:t>
        </w:r>
      </w:ins>
      <w:r w:rsidRPr="003C106A">
        <w:rPr>
          <w:rStyle w:val="Emphasis"/>
        </w:rPr>
        <w:t>condition</w:t>
      </w:r>
      <w:r>
        <w:rPr>
          <w:rStyle w:val="Emphasis"/>
          <w:lang w:val="en-US"/>
        </w:rPr>
        <w:t>,</w:t>
      </w:r>
      <w:r>
        <w:t xml:space="preserve"> 100% charged device under </w:t>
      </w:r>
      <w:r w:rsidR="00857EF9">
        <w:rPr>
          <w:lang w:val="en-US"/>
        </w:rPr>
        <w:t>a</w:t>
      </w:r>
      <w:r>
        <w:t xml:space="preserve"> heavy</w:t>
      </w:r>
      <w:ins w:id="275" w:author="Stavrou, Angelos" w:date="2024-06-26T21:55:00Z">
        <w:r w:rsidR="001B72EA">
          <w:t>,</w:t>
        </w:r>
      </w:ins>
      <w:r>
        <w:t xml:space="preserve"> nearly 100%</w:t>
      </w:r>
      <w:ins w:id="276" w:author="Stavrou, Angelos" w:date="2024-06-26T21:55:00Z">
        <w:r w:rsidR="001B72EA">
          <w:t>,</w:t>
        </w:r>
      </w:ins>
      <w:r>
        <w:t xml:space="preserve"> computational load</w:t>
      </w:r>
      <w:ins w:id="277" w:author="Stavrou, Angelos" w:date="2024-06-26T21:55:00Z">
        <w:r w:rsidR="001B72EA">
          <w:t>. This running environment</w:t>
        </w:r>
      </w:ins>
      <w:r>
        <w:t xml:space="preserve"> </w:t>
      </w:r>
      <w:del w:id="278" w:author="Stavrou, Angelos" w:date="2024-06-26T21:55:00Z">
        <w:r w:rsidDel="001B72EA">
          <w:delText xml:space="preserve">to reveal </w:delText>
        </w:r>
      </w:del>
      <w:ins w:id="279" w:author="Stavrou, Angelos" w:date="2024-06-26T21:55:00Z">
        <w:r w:rsidR="001B72EA">
          <w:t xml:space="preserve">exposes </w:t>
        </w:r>
      </w:ins>
      <w:r>
        <w:t xml:space="preserve">how </w:t>
      </w:r>
      <w:ins w:id="280" w:author="Stavrou, Angelos" w:date="2024-06-26T21:55:00Z">
        <w:r w:rsidR="001B72EA">
          <w:t xml:space="preserve">the </w:t>
        </w:r>
      </w:ins>
      <w:r>
        <w:t xml:space="preserve">device’s </w:t>
      </w:r>
      <w:del w:id="281" w:author="Stavrou, Angelos" w:date="2024-06-26T21:55:00Z">
        <w:r w:rsidDel="001B72EA">
          <w:delText xml:space="preserve">power </w:delText>
        </w:r>
      </w:del>
      <w:ins w:id="282" w:author="Stavrou, Angelos" w:date="2024-06-26T21:55:00Z">
        <w:r w:rsidR="001B72EA">
          <w:t xml:space="preserve">load </w:t>
        </w:r>
      </w:ins>
      <w:r>
        <w:t>management system</w:t>
      </w:r>
      <w:ins w:id="283" w:author="Stavrou, Angelos" w:date="2024-06-26T21:55:00Z">
        <w:r w:rsidR="001B72EA">
          <w:t>s</w:t>
        </w:r>
      </w:ins>
      <w:del w:id="284" w:author="Stavrou, Angelos" w:date="2024-06-26T21:55:00Z">
        <w:r w:rsidDel="001B72EA">
          <w:delText>s</w:delText>
        </w:r>
      </w:del>
      <w:r>
        <w:t xml:space="preserve"> enforce </w:t>
      </w:r>
      <w:ins w:id="285" w:author="Stavrou, Angelos" w:date="2024-06-26T21:56:00Z">
        <w:r w:rsidR="001B72EA">
          <w:t xml:space="preserve">scheduling and pre-emption of </w:t>
        </w:r>
      </w:ins>
      <w:r>
        <w:t>task threads depending on their power</w:t>
      </w:r>
      <w:ins w:id="286" w:author="Stavrou, Angelos" w:date="2024-06-26T21:56:00Z">
        <w:r w:rsidR="001B72EA">
          <w:t xml:space="preserve"> and CPU</w:t>
        </w:r>
      </w:ins>
      <w:r>
        <w:t xml:space="preserve"> consumption. In this experiment</w:t>
      </w:r>
      <w:ins w:id="287" w:author="Stavrou, Angelos" w:date="2024-06-26T21:56:00Z">
        <w:r w:rsidR="001B72EA">
          <w:t>,</w:t>
        </w:r>
      </w:ins>
      <w:r>
        <w:t xml:space="preserve"> our app </w:t>
      </w:r>
      <w:ins w:id="288" w:author="Stavrou, Angelos" w:date="2024-06-26T21:56:00Z">
        <w:r w:rsidR="00523FC5">
          <w:t xml:space="preserve">CPU </w:t>
        </w:r>
      </w:ins>
      <w:r>
        <w:t xml:space="preserve">tasks </w:t>
      </w:r>
      <w:ins w:id="289" w:author="Stavrou, Angelos" w:date="2024-06-26T21:56:00Z">
        <w:r w:rsidR="001B72EA">
          <w:t xml:space="preserve">and </w:t>
        </w:r>
      </w:ins>
      <w:r>
        <w:t xml:space="preserve">power consumption </w:t>
      </w:r>
      <w:del w:id="290" w:author="Stavrou, Angelos" w:date="2024-06-26T21:56:00Z">
        <w:r w:rsidDel="001B72EA">
          <w:delText>should be</w:delText>
        </w:r>
      </w:del>
      <w:ins w:id="291" w:author="Stavrou, Angelos" w:date="2024-06-26T21:56:00Z">
        <w:r w:rsidR="001B72EA">
          <w:t>are</w:t>
        </w:r>
      </w:ins>
      <w:r>
        <w:t xml:space="preserve"> negligible </w:t>
      </w:r>
      <w:ins w:id="292" w:author="Stavrou, Angelos" w:date="2024-06-26T21:56:00Z">
        <w:r w:rsidR="001B72EA">
          <w:t xml:space="preserve">compared </w:t>
        </w:r>
      </w:ins>
      <w:r>
        <w:t xml:space="preserve">to the load </w:t>
      </w:r>
      <w:del w:id="293" w:author="Stavrou, Angelos" w:date="2024-06-26T21:56:00Z">
        <w:r w:rsidDel="001B72EA">
          <w:delText>we are going to artificially</w:delText>
        </w:r>
      </w:del>
      <w:ins w:id="294" w:author="Stavrou, Angelos" w:date="2024-06-26T21:56:00Z">
        <w:r w:rsidR="001B72EA">
          <w:t>we</w:t>
        </w:r>
      </w:ins>
      <w:r>
        <w:t xml:space="preserve"> </w:t>
      </w:r>
      <w:del w:id="295" w:author="Stavrou, Angelos" w:date="2024-06-26T21:57:00Z">
        <w:r w:rsidDel="001B72EA">
          <w:delText>introduce</w:delText>
        </w:r>
      </w:del>
      <w:ins w:id="296" w:author="Stavrou, Angelos" w:date="2024-06-26T21:57:00Z">
        <w:r w:rsidR="001B72EA">
          <w:t>induce</w:t>
        </w:r>
      </w:ins>
      <w:r>
        <w:t xml:space="preserve">. </w:t>
      </w:r>
      <w:del w:id="297" w:author="Stavrou, Angelos" w:date="2024-06-26T21:57:00Z">
        <w:r w:rsidDel="001B72EA">
          <w:delText xml:space="preserve">The </w:delText>
        </w:r>
      </w:del>
      <w:ins w:id="298" w:author="Stavrou, Angelos" w:date="2024-06-26T21:57:00Z">
        <w:r w:rsidR="001B72EA">
          <w:t xml:space="preserve">Our </w:t>
        </w:r>
      </w:ins>
      <w:r>
        <w:t xml:space="preserve">results </w:t>
      </w:r>
      <w:del w:id="299" w:author="Stavrou, Angelos" w:date="2024-06-26T21:57:00Z">
        <w:r w:rsidDel="001B72EA">
          <w:delText>will show</w:delText>
        </w:r>
      </w:del>
      <w:ins w:id="300" w:author="Stavrou, Angelos" w:date="2024-06-26T21:57:00Z">
        <w:r w:rsidR="001B72EA">
          <w:t>reveal</w:t>
        </w:r>
      </w:ins>
      <w:r>
        <w:t xml:space="preserve"> </w:t>
      </w:r>
      <w:del w:id="301" w:author="Stavrou, Angelos" w:date="2024-06-26T21:57:00Z">
        <w:r w:rsidDel="001B72EA">
          <w:delText>what kind of competition</w:delText>
        </w:r>
      </w:del>
      <w:ins w:id="302" w:author="Stavrou, Angelos" w:date="2024-06-26T21:57:00Z">
        <w:r w:rsidR="001B72EA">
          <w:t xml:space="preserve">how the </w:t>
        </w:r>
      </w:ins>
      <w:ins w:id="303" w:author="Stavrou, Angelos" w:date="2024-06-26T21:58:00Z">
        <w:r w:rsidR="001B72EA">
          <w:t xml:space="preserve">OS </w:t>
        </w:r>
      </w:ins>
      <w:ins w:id="304" w:author="Stavrou, Angelos" w:date="2024-06-26T21:57:00Z">
        <w:r w:rsidR="001B72EA">
          <w:t>consumption</w:t>
        </w:r>
      </w:ins>
      <w:r>
        <w:t xml:space="preserve"> profile</w:t>
      </w:r>
      <w:ins w:id="305" w:author="Stavrou, Angelos" w:date="2024-06-26T21:57:00Z">
        <w:r w:rsidR="001B72EA">
          <w:t>s</w:t>
        </w:r>
      </w:ins>
      <w:r>
        <w:t xml:space="preserve"> </w:t>
      </w:r>
      <w:del w:id="306" w:author="Stavrou, Angelos" w:date="2024-06-26T21:57:00Z">
        <w:r w:rsidDel="001B72EA">
          <w:delText xml:space="preserve">is </w:delText>
        </w:r>
      </w:del>
      <w:r>
        <w:t xml:space="preserve">implemented </w:t>
      </w:r>
      <w:del w:id="307" w:author="Stavrou, Angelos" w:date="2024-06-26T21:57:00Z">
        <w:r w:rsidR="002E144C" w:rsidDel="001B72EA">
          <w:rPr>
            <w:lang w:val="en-US"/>
          </w:rPr>
          <w:delText xml:space="preserve">there </w:delText>
        </w:r>
      </w:del>
      <w:r>
        <w:t xml:space="preserve">and </w:t>
      </w:r>
      <w:ins w:id="308" w:author="Stavrou, Angelos" w:date="2024-06-26T21:58:00Z">
        <w:r w:rsidR="001B72EA">
          <w:t xml:space="preserve">the </w:t>
        </w:r>
      </w:ins>
      <w:del w:id="309" w:author="Stavrou, Angelos" w:date="2024-06-26T21:58:00Z">
        <w:r w:rsidDel="001B72EA">
          <w:delText xml:space="preserve">how </w:delText>
        </w:r>
      </w:del>
      <w:r>
        <w:t xml:space="preserve">users’ activity </w:t>
      </w:r>
      <w:del w:id="310" w:author="Stavrou, Angelos" w:date="2024-06-26T21:58:00Z">
        <w:r w:rsidDel="001B72EA">
          <w:delText xml:space="preserve">may </w:delText>
        </w:r>
      </w:del>
      <w:r>
        <w:t>impact</w:t>
      </w:r>
      <w:ins w:id="311" w:author="Stavrou, Angelos" w:date="2024-06-26T21:58:00Z">
        <w:r w:rsidR="001B72EA">
          <w:t xml:space="preserve"> the </w:t>
        </w:r>
      </w:ins>
      <w:del w:id="312" w:author="Stavrou, Angelos" w:date="2024-06-26T21:58:00Z">
        <w:r w:rsidDel="001B72EA">
          <w:delText xml:space="preserve"> accuracy of the </w:delText>
        </w:r>
      </w:del>
      <w:ins w:id="313" w:author="Stavrou, Angelos" w:date="2024-06-26T21:58:00Z">
        <w:r w:rsidR="001B72EA">
          <w:t>quality of the sensor data</w:t>
        </w:r>
      </w:ins>
      <w:del w:id="314" w:author="Stavrou, Angelos" w:date="2024-06-26T21:58:00Z">
        <w:r w:rsidDel="001B72EA">
          <w:delText>data coming from sensors</w:delText>
        </w:r>
      </w:del>
      <w:r>
        <w:t>.</w:t>
      </w:r>
    </w:p>
    <w:p w14:paraId="60FB50AE" w14:textId="2099A587" w:rsidR="009303D9" w:rsidRPr="005B520E" w:rsidRDefault="003C106A" w:rsidP="002C5762">
      <w:pPr>
        <w:pStyle w:val="Heading2"/>
        <w:ind w:start="13.50pt"/>
      </w:pPr>
      <w:r w:rsidRPr="003C106A">
        <w:t>Multi-sensor study</w:t>
      </w:r>
    </w:p>
    <w:p w14:paraId="10D2F46E" w14:textId="47C3F645" w:rsidR="003C106A" w:rsidRDefault="003C106A" w:rsidP="003C106A">
      <w:pPr>
        <w:pStyle w:val="BodyText"/>
      </w:pPr>
      <w:r w:rsidRPr="003C106A">
        <w:t>In the next set of experiments, we</w:t>
      </w:r>
      <w:del w:id="315" w:author="Stavrou, Angelos" w:date="2024-06-26T21:58:00Z">
        <w:r w:rsidRPr="003C106A" w:rsidDel="00395DD7">
          <w:delText xml:space="preserve"> will</w:delText>
        </w:r>
      </w:del>
      <w:r w:rsidRPr="003C106A">
        <w:t xml:space="preserve"> simultaneously record data from two sensors using the </w:t>
      </w:r>
      <w:del w:id="316" w:author="Stavrou, Angelos" w:date="2024-06-26T21:59:00Z">
        <w:r w:rsidRPr="003C106A" w:rsidDel="00395DD7">
          <w:delText xml:space="preserve">same </w:delText>
        </w:r>
      </w:del>
      <w:ins w:id="317" w:author="Stavrou, Angelos" w:date="2024-06-26T21:59:00Z">
        <w:r w:rsidR="00395DD7">
          <w:t>aforementioned</w:t>
        </w:r>
        <w:r w:rsidR="00395DD7" w:rsidRPr="003C106A">
          <w:t xml:space="preserve"> </w:t>
        </w:r>
      </w:ins>
      <w:r w:rsidRPr="003C106A">
        <w:t xml:space="preserve">recording </w:t>
      </w:r>
      <w:del w:id="318" w:author="Stavrou, Angelos" w:date="2024-06-26T21:58:00Z">
        <w:r w:rsidRPr="003C106A" w:rsidDel="00395DD7">
          <w:delText>paradigm</w:delText>
        </w:r>
        <w:r w:rsidR="00D6796B" w:rsidDel="00395DD7">
          <w:rPr>
            <w:lang w:val="en-US"/>
          </w:rPr>
          <w:delText>s</w:delText>
        </w:r>
      </w:del>
      <w:ins w:id="319" w:author="Stavrou, Angelos" w:date="2024-06-26T21:59:00Z">
        <w:r w:rsidR="00395DD7">
          <w:t>conditions</w:t>
        </w:r>
      </w:ins>
      <w:r w:rsidRPr="003C106A">
        <w:t>. The variability of timestamps in accelerometer and gyroscope sensors will be assessed. This data will elucidate the impact on reliability of reading from multiple sensors in various conditions. In addition to the sensor readings variability we can assess their cross-correlation (lag). If in fact it is pronounced and increased or decreased that would indicate that there is a relationship that a hardware and/or power management introduces to multi-sensor data readings</w:t>
      </w:r>
      <w:r w:rsidR="009303D9" w:rsidRPr="005B520E">
        <w:t>.</w:t>
      </w:r>
    </w:p>
    <w:p w14:paraId="6109A5FE" w14:textId="48FA07F6" w:rsidR="003C106A" w:rsidRPr="005B520E" w:rsidRDefault="003C106A" w:rsidP="002C5762">
      <w:pPr>
        <w:pStyle w:val="Heading2"/>
        <w:ind w:start="13.50pt"/>
      </w:pPr>
      <w:r w:rsidRPr="003C106A">
        <w:t>Data and Statistical analyses</w:t>
      </w:r>
    </w:p>
    <w:p w14:paraId="49632244" w14:textId="5508ED19" w:rsidR="003C106A" w:rsidRDefault="003C106A" w:rsidP="003C106A">
      <w:pPr>
        <w:pStyle w:val="BodyText"/>
      </w:pPr>
      <w:r w:rsidRPr="003C106A">
        <w:t xml:space="preserve">Data on variability expressed as means and standard deviations can be compiled from our experiments and statistically </w:t>
      </w:r>
      <w:r w:rsidR="00D6796B">
        <w:rPr>
          <w:lang w:val="en-US"/>
        </w:rPr>
        <w:t>assessed</w:t>
      </w:r>
      <w:r w:rsidRPr="003C106A">
        <w:t xml:space="preserve"> for significant differences. The variability of the mean interval between sensor readings across different acquisition conditions will be analyzed for the significant changes using 2</w:t>
      </w:r>
      <w:r w:rsidR="00D6796B">
        <w:rPr>
          <w:lang w:val="en-US"/>
        </w:rPr>
        <w:t>-</w:t>
      </w:r>
      <w:r w:rsidRPr="003C106A">
        <w:t xml:space="preserve">tailed t-test function. To show significant changes in the distributions of the intervals between sensor readings, data will be analyzed using two sample Z-score test formula written in Excel. 3D sensor data converted into a simple geometrical distance or rather acceleration or rotational speed for gyroscope absolute value would be routinely tested against the intervals between sensor readings for cross correlation to ensure that there are no underlying relationships between them. Cross correlation function (CCF) vs. lag relationships will be calculated with no data wrapping and plotted out in Excel using custom written macros. Throughout the text of this manuscript averages will be expressed as a mean </w:t>
      </w:r>
      <w:r w:rsidR="002D2480">
        <w:rPr>
          <w:lang w:val="en-US"/>
        </w:rPr>
        <w:t>±</w:t>
      </w:r>
      <w:r w:rsidR="00EB24CF">
        <w:rPr>
          <w:lang w:val="en-US"/>
        </w:rPr>
        <w:t xml:space="preserve"> </w:t>
      </w:r>
      <w:r w:rsidRPr="003C106A">
        <w:t>standard deviation (SD) followed by number of measurements in parentheses.</w:t>
      </w:r>
    </w:p>
    <w:p w14:paraId="7CF8BCED" w14:textId="72BDA6A9" w:rsidR="003C106A" w:rsidRPr="005B520E" w:rsidRDefault="003C106A" w:rsidP="002C5762">
      <w:pPr>
        <w:pStyle w:val="Heading2"/>
        <w:ind w:start="13.50pt"/>
      </w:pPr>
      <w:r w:rsidRPr="003C106A">
        <w:t>Application design</w:t>
      </w:r>
    </w:p>
    <w:p w14:paraId="5228B923" w14:textId="61140B3F" w:rsidR="003C106A" w:rsidRPr="003C106A" w:rsidRDefault="00D6796B" w:rsidP="003C106A">
      <w:pPr>
        <w:pStyle w:val="BodyText"/>
      </w:pPr>
      <w:r>
        <w:rPr>
          <w:lang w:val="en-US"/>
        </w:rPr>
        <w:t>O</w:t>
      </w:r>
      <w:proofErr w:type="spellStart"/>
      <w:r w:rsidRPr="003C106A">
        <w:t>ur</w:t>
      </w:r>
      <w:proofErr w:type="spellEnd"/>
      <w:r w:rsidRPr="003C106A">
        <w:t xml:space="preserve"> app to collect sensor data</w:t>
      </w:r>
      <w:r>
        <w:rPr>
          <w:lang w:val="en-US"/>
        </w:rPr>
        <w:t xml:space="preserve"> was developed in</w:t>
      </w:r>
      <w:r w:rsidR="003C106A" w:rsidRPr="003C106A">
        <w:t xml:space="preserve"> Android Studio</w:t>
      </w:r>
      <w:r w:rsidR="00FA67D0">
        <w:rPr>
          <w:lang w:val="en-US"/>
        </w:rPr>
        <w:t xml:space="preserve"> (v.</w:t>
      </w:r>
      <w:r w:rsidR="00FA67D0" w:rsidRPr="00FA67D0">
        <w:rPr>
          <w:lang w:val="en-US"/>
        </w:rPr>
        <w:t>2022.1.1</w:t>
      </w:r>
      <w:r w:rsidR="00FA67D0">
        <w:rPr>
          <w:lang w:val="en-US"/>
        </w:rPr>
        <w:t>)</w:t>
      </w:r>
      <w:r>
        <w:rPr>
          <w:lang w:val="en-US"/>
        </w:rPr>
        <w:t>.</w:t>
      </w:r>
      <w:r w:rsidR="003C106A" w:rsidRPr="003C106A">
        <w:t xml:space="preserve"> Briefly, app is designed to listen to single or multiple sensors without buffering </w:t>
      </w:r>
      <w:r w:rsidR="00715534">
        <w:rPr>
          <w:lang w:val="en-US"/>
        </w:rPr>
        <w:t>every</w:t>
      </w:r>
      <w:r w:rsidR="003C106A" w:rsidRPr="003C106A">
        <w:t xml:space="preserve"> 200ms</w:t>
      </w:r>
      <w:r w:rsidR="00715534">
        <w:rPr>
          <w:lang w:val="en-US"/>
        </w:rPr>
        <w:t xml:space="preserve"> or 5Hz</w:t>
      </w:r>
      <w:r w:rsidR="003C106A" w:rsidRPr="003C106A">
        <w:t xml:space="preserve"> polling rate. When sensor </w:t>
      </w:r>
      <w:proofErr w:type="spellStart"/>
      <w:r w:rsidR="003C106A" w:rsidRPr="003C106A">
        <w:t>OnSensorChanged</w:t>
      </w:r>
      <w:proofErr w:type="spellEnd"/>
      <w:r w:rsidR="003C106A" w:rsidRPr="003C106A">
        <w:t xml:space="preserve"> listener receives the input from the sensor, app checks if the time, since the last data was recorded for this sensor, is greater than our default polling of  200ms, then x, y, z metrics of the sensor data are stored in local database. To make OS not to suspend our app, when it goes into background, or interfere with the app functionality depending on the battery status, the Wake Lock mechanism was implemented and battery optimization was </w:t>
      </w:r>
      <w:r w:rsidR="003C106A" w:rsidRPr="003C106A">
        <w:t>disabled in the app. Experiments under each condition were run for 5min, that was determined to be the maximum time during which battery percentage did not change under the high CPU load. Middle 3min portion of that was used for further off-line analyses.</w:t>
      </w:r>
    </w:p>
    <w:p w14:paraId="58535757" w14:textId="59BD5BB1" w:rsidR="009303D9" w:rsidRDefault="003C106A" w:rsidP="006B6B66">
      <w:pPr>
        <w:pStyle w:val="Heading1"/>
      </w:pPr>
      <w:r>
        <w:t>Results</w:t>
      </w:r>
    </w:p>
    <w:p w14:paraId="16E9F5AE" w14:textId="0C65731F" w:rsidR="009303D9" w:rsidRDefault="003C106A" w:rsidP="003C106A">
      <w:pPr>
        <w:pStyle w:val="BodyText"/>
      </w:pPr>
      <w:r w:rsidRPr="003C106A">
        <w:t>In general, intervals between the reading were very close to the polling rate of 200ms. Despite that, variability of the intervals between sensor data readings showed significant differences in means across all the conditions, albeit a small one, on a scale of 0.1-0.2ms</w:t>
      </w:r>
      <w:r w:rsidR="00D44A39">
        <w:rPr>
          <w:lang w:val="en-US"/>
        </w:rPr>
        <w:t>, perhaps due to the great number of data points</w:t>
      </w:r>
      <w:r w:rsidRPr="003C106A">
        <w:t xml:space="preserve">. </w:t>
      </w:r>
      <w:r w:rsidR="00715534">
        <w:rPr>
          <w:lang w:val="en-US"/>
        </w:rPr>
        <w:t xml:space="preserve">Although, most importantly, </w:t>
      </w:r>
      <w:r w:rsidRPr="003C106A">
        <w:t xml:space="preserve">under certain conditions, intervals showed </w:t>
      </w:r>
      <w:r w:rsidR="00D44A39">
        <w:rPr>
          <w:lang w:val="en-US"/>
        </w:rPr>
        <w:t>whopping</w:t>
      </w:r>
      <w:r w:rsidR="00715534">
        <w:rPr>
          <w:lang w:val="en-US"/>
        </w:rPr>
        <w:t>,</w:t>
      </w:r>
      <w:r w:rsidRPr="003C106A">
        <w:t xml:space="preserve"> </w:t>
      </w:r>
      <w:r w:rsidR="00B543FD">
        <w:rPr>
          <w:lang w:val="en-US"/>
        </w:rPr>
        <w:t>however</w:t>
      </w:r>
      <w:r w:rsidR="00B543FD" w:rsidRPr="003C106A">
        <w:t xml:space="preserve"> intermittent</w:t>
      </w:r>
      <w:r w:rsidR="00B543FD">
        <w:rPr>
          <w:lang w:val="en-US"/>
        </w:rPr>
        <w:t>,</w:t>
      </w:r>
      <w:r w:rsidR="00B543FD" w:rsidRPr="003C106A">
        <w:t xml:space="preserve"> </w:t>
      </w:r>
      <w:r w:rsidRPr="003C106A">
        <w:t>up to 60ms</w:t>
      </w:r>
      <w:r w:rsidR="00B543FD">
        <w:rPr>
          <w:lang w:val="en-US"/>
        </w:rPr>
        <w:t xml:space="preserve"> </w:t>
      </w:r>
      <w:r w:rsidRPr="003C106A">
        <w:t>increase</w:t>
      </w:r>
      <w:r w:rsidR="00715534">
        <w:rPr>
          <w:lang w:val="en-US"/>
        </w:rPr>
        <w:t>.</w:t>
      </w:r>
      <w:r w:rsidRPr="003C106A">
        <w:t xml:space="preserve"> </w:t>
      </w:r>
      <w:r w:rsidR="00B543FD">
        <w:rPr>
          <w:lang w:val="en-US"/>
        </w:rPr>
        <w:t xml:space="preserve">So, despite the Wake Lock being engaged there are still times where it fails or pauses continuous </w:t>
      </w:r>
      <w:r w:rsidR="00E7550F">
        <w:rPr>
          <w:lang w:val="en-US"/>
        </w:rPr>
        <w:t xml:space="preserve">app </w:t>
      </w:r>
      <w:r w:rsidR="00B543FD">
        <w:rPr>
          <w:lang w:val="en-US"/>
        </w:rPr>
        <w:t xml:space="preserve">operations. </w:t>
      </w:r>
      <w:r w:rsidR="000E6A67">
        <w:rPr>
          <w:lang w:val="en-US"/>
        </w:rPr>
        <w:t xml:space="preserve">Moreover, occurrence of long intervals showed opposing tendencies between the sensors tested. </w:t>
      </w:r>
      <w:r w:rsidR="00715534">
        <w:rPr>
          <w:lang w:val="en-US"/>
        </w:rPr>
        <w:t>Th</w:t>
      </w:r>
      <w:r w:rsidR="00D44A39">
        <w:rPr>
          <w:lang w:val="en-US"/>
        </w:rPr>
        <w:t>ese</w:t>
      </w:r>
      <w:r w:rsidR="00715534">
        <w:rPr>
          <w:lang w:val="en-US"/>
        </w:rPr>
        <w:t xml:space="preserve"> </w:t>
      </w:r>
      <w:r w:rsidR="00D44A39">
        <w:rPr>
          <w:lang w:val="en-US"/>
        </w:rPr>
        <w:t>great outliers</w:t>
      </w:r>
      <w:r w:rsidRPr="003C106A">
        <w:t xml:space="preserve">, ultimately, changed statistics between the interval distributions. </w:t>
      </w:r>
      <w:r w:rsidR="000E6A67">
        <w:t>Their</w:t>
      </w:r>
      <w:r w:rsidR="000E6A67">
        <w:rPr>
          <w:lang w:val="en-US"/>
        </w:rPr>
        <w:t xml:space="preserve"> nature</w:t>
      </w:r>
      <w:r w:rsidRPr="003C106A">
        <w:t xml:space="preserve"> may </w:t>
      </w:r>
      <w:r w:rsidR="000E6A67">
        <w:rPr>
          <w:lang w:val="en-US"/>
        </w:rPr>
        <w:t>require further study</w:t>
      </w:r>
      <w:r w:rsidRPr="003C106A">
        <w:t xml:space="preserve">. CCF analyses </w:t>
      </w:r>
      <w:r w:rsidR="00FA67D0" w:rsidRPr="003C106A">
        <w:t xml:space="preserve">between the intervals and the values from sensor readings </w:t>
      </w:r>
      <w:r w:rsidRPr="003C106A">
        <w:t xml:space="preserve">did not show correlation, normally R was less than 0.1, meaning that sensor </w:t>
      </w:r>
      <w:r w:rsidR="003E4754">
        <w:rPr>
          <w:lang w:val="en-US"/>
        </w:rPr>
        <w:t xml:space="preserve">activity </w:t>
      </w:r>
      <w:r w:rsidRPr="003C106A">
        <w:t>itself did not, as expected, impose significant stress on sensor functionality</w:t>
      </w:r>
      <w:r w:rsidR="004F3A3C">
        <w:rPr>
          <w:lang w:val="en-US"/>
        </w:rPr>
        <w:t xml:space="preserve"> </w:t>
      </w:r>
      <w:r w:rsidR="00FD7547">
        <w:rPr>
          <w:lang w:val="en-US"/>
        </w:rPr>
        <w:fldChar w:fldCharType="begin"/>
      </w:r>
      <w:r w:rsidR="00FD7547">
        <w:rPr>
          <w:lang w:val="en-US"/>
        </w:rPr>
        <w:instrText xml:space="preserve"> REF _Ref137564239 \r \h </w:instrText>
      </w:r>
      <w:r w:rsidR="00FD7547">
        <w:rPr>
          <w:lang w:val="en-US"/>
        </w:rPr>
      </w:r>
      <w:r w:rsidR="00FD7547">
        <w:rPr>
          <w:lang w:val="en-US"/>
        </w:rPr>
        <w:fldChar w:fldCharType="separate"/>
      </w:r>
      <w:r w:rsidR="00DC0244">
        <w:rPr>
          <w:lang w:val="en-US"/>
        </w:rPr>
        <w:t>[1]</w:t>
      </w:r>
      <w:r w:rsidR="00FD7547">
        <w:rPr>
          <w:lang w:val="en-US"/>
        </w:rPr>
        <w:fldChar w:fldCharType="end"/>
      </w:r>
      <w:r w:rsidRPr="003C106A">
        <w:t>.</w:t>
      </w:r>
    </w:p>
    <w:p w14:paraId="05450609" w14:textId="05E32747" w:rsidR="003C106A" w:rsidRDefault="00A10C1D" w:rsidP="002C5762">
      <w:pPr>
        <w:pStyle w:val="Heading2"/>
        <w:ind w:start="13.50pt"/>
      </w:pPr>
      <w:r w:rsidRPr="00A10C1D">
        <w:t>Google 6a phone</w:t>
      </w:r>
    </w:p>
    <w:p w14:paraId="53E80DC2" w14:textId="77777777" w:rsidR="00245364" w:rsidRDefault="00A10C1D" w:rsidP="00B303E4">
      <w:pPr>
        <w:pStyle w:val="BodyText"/>
      </w:pPr>
      <w:r w:rsidRPr="00A10C1D">
        <w:rPr>
          <w:rStyle w:val="Emphasis"/>
        </w:rPr>
        <w:t>Accelerometer study</w:t>
      </w:r>
      <w:r>
        <w:t xml:space="preserve"> has revealed that when Google Pixel 6a device was 100% charged and stationary intervals between the sensor data reading were significantly different from 10% and 100% charged with CPU working at a high load (</w:t>
      </w:r>
      <w:r>
        <w:rPr>
          <w:lang w:val="en-US"/>
        </w:rPr>
        <w:t>Fig.1</w:t>
      </w:r>
      <w:r>
        <w:t xml:space="preserve"> A vs C and E). These results were based on the comparisons of both interval means with t-test and interval distributions with Z-test. Moving device showed significant difference only between 100% charged and high CPU load cases, again in both interval means and distributions (Fig.</w:t>
      </w:r>
      <w:r>
        <w:rPr>
          <w:lang w:val="en-US"/>
        </w:rPr>
        <w:t>1</w:t>
      </w:r>
      <w:r>
        <w:t xml:space="preserve"> B vs F). Moving vs. stationary comparisons were significant only in 10% charged device and only in interval distributions (</w:t>
      </w:r>
      <w:r>
        <w:rPr>
          <w:lang w:val="en-US"/>
        </w:rPr>
        <w:t>Fig.1</w:t>
      </w:r>
      <w:r>
        <w:t xml:space="preserve"> C vs D). </w:t>
      </w:r>
    </w:p>
    <w:p w14:paraId="1B6D841C" w14:textId="0864A6E5" w:rsidR="00245364" w:rsidRPr="00245364" w:rsidRDefault="00E7550F" w:rsidP="00245364">
      <w:pPr>
        <w:pStyle w:val="BodyText"/>
        <w:rPr>
          <w:lang w:val="en-US"/>
        </w:rPr>
      </w:pPr>
      <w:r>
        <w:rPr>
          <w:lang w:val="en-US"/>
        </w:rPr>
        <w:t xml:space="preserve">Again, </w:t>
      </w:r>
      <w:proofErr w:type="spellStart"/>
      <w:r>
        <w:rPr>
          <w:lang w:val="en-US"/>
        </w:rPr>
        <w:t>w</w:t>
      </w:r>
      <w:r w:rsidR="00A10C1D">
        <w:t>e</w:t>
      </w:r>
      <w:proofErr w:type="spellEnd"/>
      <w:r>
        <w:rPr>
          <w:lang w:val="en-US"/>
        </w:rPr>
        <w:t xml:space="preserve"> </w:t>
      </w:r>
      <w:r w:rsidR="00A10C1D">
        <w:t xml:space="preserve">acknowledge </w:t>
      </w:r>
      <w:r>
        <w:rPr>
          <w:lang w:val="en-US"/>
        </w:rPr>
        <w:t xml:space="preserve">that </w:t>
      </w:r>
      <w:r w:rsidR="00A10C1D">
        <w:t>the absolute differences between the means were small on a scale of the 0.1-0.2ms (e.g., F</w:t>
      </w:r>
      <w:r w:rsidR="002D2480">
        <w:rPr>
          <w:lang w:val="en-US"/>
        </w:rPr>
        <w:t>ig</w:t>
      </w:r>
      <w:r w:rsidR="00A10C1D">
        <w:t>.1 A, C, and E showed 200.35</w:t>
      </w:r>
      <w:r w:rsidR="002D2480">
        <w:rPr>
          <w:lang w:val="en-US"/>
        </w:rPr>
        <w:t>±</w:t>
      </w:r>
      <w:r w:rsidR="00A10C1D">
        <w:t>0.58ms, 200.46</w:t>
      </w:r>
      <w:r w:rsidR="002D2480">
        <w:rPr>
          <w:lang w:val="en-US"/>
        </w:rPr>
        <w:t>±</w:t>
      </w:r>
      <w:r w:rsidR="00A10C1D">
        <w:t>0.6ms, and 200.43</w:t>
      </w:r>
      <w:r w:rsidR="002D2480">
        <w:rPr>
          <w:lang w:val="en-US"/>
        </w:rPr>
        <w:t>±</w:t>
      </w:r>
      <w:r w:rsidR="00A10C1D">
        <w:t>0.52ms, respectively) but significant</w:t>
      </w:r>
      <w:r w:rsidR="006C60B3">
        <w:rPr>
          <w:lang w:val="en-US"/>
        </w:rPr>
        <w:t>,</w:t>
      </w:r>
      <w:r w:rsidR="006C60B3" w:rsidRPr="006C60B3">
        <w:rPr>
          <w:lang w:val="en-US"/>
        </w:rPr>
        <w:t xml:space="preserve"> </w:t>
      </w:r>
      <w:r w:rsidR="006C60B3">
        <w:rPr>
          <w:lang w:val="en-US"/>
        </w:rPr>
        <w:t>as previously mentioned. Nevertheless, we are documenting all of them here and in the sections below, so all the data analyses are available to the readers.</w:t>
      </w:r>
    </w:p>
    <w:p w14:paraId="6ED1F6CE" w14:textId="2C6E3F65" w:rsidR="00A10C1D" w:rsidRDefault="00A10C1D" w:rsidP="00A10C1D">
      <w:pPr>
        <w:pStyle w:val="BodyText"/>
        <w:ind w:firstLine="0pt"/>
      </w:pPr>
      <w:r>
        <w:rPr>
          <w:noProof/>
        </w:rPr>
        <w:drawing>
          <wp:inline distT="0" distB="0" distL="0" distR="0" wp14:anchorId="1C82BFC3" wp14:editId="0B88F4E1">
            <wp:extent cx="3195320" cy="1860331"/>
            <wp:effectExtent l="0" t="0" r="5080" b="0"/>
            <wp:docPr id="2026273622" name="Picture 1" descr="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6273622" name="Picture 1" descr="A graph with blue and orange bars&#10;&#10;Description automatically generated"/>
                    <pic:cNvPicPr/>
                  </pic:nvPicPr>
                  <pic:blipFill rotWithShape="1">
                    <a:blip r:embed="rId9"/>
                    <a:srcRect b="9.116%"/>
                    <a:stretch/>
                  </pic:blipFill>
                  <pic:spPr bwMode="auto">
                    <a:xfrm>
                      <a:off x="0" y="0"/>
                      <a:ext cx="3195955" cy="1860701"/>
                    </a:xfrm>
                    <a:prstGeom prst="rect">
                      <a:avLst/>
                    </a:prstGeom>
                    <a:ln>
                      <a:noFill/>
                    </a:ln>
                    <a:extLst>
                      <a:ext uri="{53640926-AAD7-44D8-BBD7-CCE9431645EC}">
                        <a14:shadowObscured xmlns:a14="http://schemas.microsoft.com/office/drawing/2010/main"/>
                      </a:ext>
                    </a:extLst>
                  </pic:spPr>
                </pic:pic>
              </a:graphicData>
            </a:graphic>
          </wp:inline>
        </w:drawing>
      </w:r>
    </w:p>
    <w:p w14:paraId="6BA0E29E" w14:textId="33CE7B3B" w:rsidR="00A10C1D" w:rsidRDefault="00A10C1D" w:rsidP="00925914">
      <w:pPr>
        <w:pStyle w:val="figurecaption"/>
      </w:pPr>
      <w:r w:rsidRPr="00A10C1D">
        <w:t xml:space="preserve">100% charged </w:t>
      </w:r>
      <w:r w:rsidR="002A781D">
        <w:t>Pixel6a</w:t>
      </w:r>
      <w:r w:rsidRPr="00A10C1D">
        <w:t xml:space="preserve"> shows </w:t>
      </w:r>
      <w:r w:rsidR="00196979">
        <w:t xml:space="preserve">slightly </w:t>
      </w:r>
      <w:r w:rsidRPr="00A10C1D">
        <w:t>lower intervals between the sensor readings.</w:t>
      </w:r>
      <w:r w:rsidR="00925914">
        <w:t xml:space="preserve"> * - significant mean difference obtained by t-test (* - p&lt;0.05, ** - p&lt;0.01, *** - p&lt;0.001, n=898). # - significant difference in interval distributions obtained by Z-test (score &gt; 1.645, alpha &lt; 0.05). Blue A - 100% charged battery, C – 10% charged battery, E – 100% charged battery with </w:t>
      </w:r>
      <w:r w:rsidR="00925914">
        <w:lastRenderedPageBreak/>
        <w:t>CPU at high load when device was stationary. Orange B, D, F – same conditions but when device was moving.</w:t>
      </w:r>
    </w:p>
    <w:p w14:paraId="72FFF678" w14:textId="1C7846AA" w:rsidR="00A707E4" w:rsidRDefault="00A10C1D" w:rsidP="00245364">
      <w:pPr>
        <w:pStyle w:val="BodyText"/>
      </w:pPr>
      <w:r>
        <w:t>Closer inspection of the sample interval distributions (Fig.</w:t>
      </w:r>
      <w:r w:rsidR="007B07C8">
        <w:rPr>
          <w:lang w:val="en-US"/>
        </w:rPr>
        <w:t>2</w:t>
      </w:r>
      <w:r>
        <w:t>) showed occasional</w:t>
      </w:r>
      <w:r w:rsidR="00196979">
        <w:rPr>
          <w:lang w:val="en-US"/>
        </w:rPr>
        <w:t xml:space="preserve"> </w:t>
      </w:r>
      <w:r w:rsidR="006771A8">
        <w:rPr>
          <w:lang w:val="en-US"/>
        </w:rPr>
        <w:t>longer</w:t>
      </w:r>
      <w:r>
        <w:t xml:space="preserve"> </w:t>
      </w:r>
      <w:r w:rsidR="00196979">
        <w:t>intervals</w:t>
      </w:r>
      <w:r w:rsidR="00196979">
        <w:rPr>
          <w:lang w:val="en-US"/>
        </w:rPr>
        <w:t xml:space="preserve"> </w:t>
      </w:r>
      <w:r w:rsidR="00E7550F">
        <w:rPr>
          <w:lang w:val="en-US"/>
        </w:rPr>
        <w:t xml:space="preserve">up to 9ms in </w:t>
      </w:r>
      <w:r>
        <w:t xml:space="preserve">duration </w:t>
      </w:r>
      <w:r w:rsidR="00196979">
        <w:rPr>
          <w:lang w:val="en-US"/>
        </w:rPr>
        <w:t>(10, in total, points outside of upper extreme of the whisker box plot)</w:t>
      </w:r>
      <w:r>
        <w:t xml:space="preserve">. </w:t>
      </w:r>
      <w:r w:rsidR="00062B69">
        <w:rPr>
          <w:lang w:val="en-US"/>
        </w:rPr>
        <w:t>In</w:t>
      </w:r>
      <w:r>
        <w:t xml:space="preserve"> general Google 6a accelerometer data show</w:t>
      </w:r>
      <w:r w:rsidR="00062B69">
        <w:rPr>
          <w:lang w:val="en-US"/>
        </w:rPr>
        <w:t>ed</w:t>
      </w:r>
      <w:r>
        <w:t xml:space="preserve"> </w:t>
      </w:r>
      <w:r w:rsidR="00062B69">
        <w:rPr>
          <w:lang w:val="en-US"/>
        </w:rPr>
        <w:t>l</w:t>
      </w:r>
      <w:proofErr w:type="spellStart"/>
      <w:r>
        <w:t>onger</w:t>
      </w:r>
      <w:proofErr w:type="spellEnd"/>
      <w:r>
        <w:t xml:space="preserve"> intervals </w:t>
      </w:r>
      <w:r w:rsidR="0049770E">
        <w:rPr>
          <w:lang w:val="en-US"/>
        </w:rPr>
        <w:t>among</w:t>
      </w:r>
      <w:r w:rsidR="006771A8">
        <w:rPr>
          <w:lang w:val="en-US"/>
        </w:rPr>
        <w:t xml:space="preserve"> </w:t>
      </w:r>
      <w:r w:rsidR="0049770E">
        <w:rPr>
          <w:lang w:val="en-US"/>
        </w:rPr>
        <w:t>all but one condition</w:t>
      </w:r>
      <w:r>
        <w:t>.</w:t>
      </w:r>
    </w:p>
    <w:p w14:paraId="609F403E" w14:textId="03B6FAC5" w:rsidR="00A707E4" w:rsidRDefault="00A707E4" w:rsidP="00A707E4">
      <w:pPr>
        <w:pStyle w:val="BodyText"/>
        <w:ind w:firstLine="0pt"/>
      </w:pPr>
    </w:p>
    <w:p w14:paraId="36D2EE3C" w14:textId="5B28D249" w:rsidR="002527F1" w:rsidRDefault="0030522B" w:rsidP="00A707E4">
      <w:pPr>
        <w:pStyle w:val="BodyText"/>
        <w:ind w:firstLine="0pt"/>
      </w:pPr>
      <w:r>
        <w:rPr>
          <w:noProof/>
        </w:rPr>
        <w:drawing>
          <wp:inline distT="0" distB="0" distL="0" distR="0" wp14:anchorId="481819D4" wp14:editId="59CDB83A">
            <wp:extent cx="3006671" cy="1802927"/>
            <wp:effectExtent l="0" t="0" r="3810" b="635"/>
            <wp:docPr id="2114761367" name="Picture 1" descr="A graph of a graph with different colored lin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4761367" name="Picture 1" descr="A graph of a graph with different colored lines&#10;&#10;Description automatically generated with medium confidence"/>
                    <pic:cNvPicPr/>
                  </pic:nvPicPr>
                  <pic:blipFill>
                    <a:blip r:embed="rId10"/>
                    <a:stretch>
                      <a:fillRect/>
                    </a:stretch>
                  </pic:blipFill>
                  <pic:spPr>
                    <a:xfrm>
                      <a:off x="0" y="0"/>
                      <a:ext cx="3023781" cy="1813187"/>
                    </a:xfrm>
                    <a:prstGeom prst="rect">
                      <a:avLst/>
                    </a:prstGeom>
                  </pic:spPr>
                </pic:pic>
              </a:graphicData>
            </a:graphic>
          </wp:inline>
        </w:drawing>
      </w:r>
    </w:p>
    <w:p w14:paraId="706F667C" w14:textId="67ABD6FC" w:rsidR="007B07C8" w:rsidRDefault="00A707E4" w:rsidP="00B303E4">
      <w:pPr>
        <w:pStyle w:val="figurecaption"/>
      </w:pPr>
      <w:r w:rsidRPr="007B07C8">
        <w:t xml:space="preserve">Interval distributions of accelerometer sensor data access in stationary </w:t>
      </w:r>
      <w:r w:rsidR="00F40E26">
        <w:t xml:space="preserve">and moving </w:t>
      </w:r>
      <w:r w:rsidR="002A781D">
        <w:t>Pixel6a</w:t>
      </w:r>
      <w:r w:rsidRPr="007B07C8">
        <w:t xml:space="preserve">. </w:t>
      </w:r>
      <w:r w:rsidR="00F40E26">
        <w:t xml:space="preserve">Hi load CPU moving device did not show long intervals (not show). </w:t>
      </w:r>
    </w:p>
    <w:p w14:paraId="273C4180" w14:textId="15C65228" w:rsidR="00A707E4" w:rsidRDefault="00A707E4" w:rsidP="00A707E4">
      <w:pPr>
        <w:pStyle w:val="BodyText"/>
      </w:pPr>
      <w:r w:rsidRPr="00A707E4">
        <w:rPr>
          <w:rStyle w:val="Emphasis"/>
        </w:rPr>
        <w:t>Gyroscope study</w:t>
      </w:r>
      <w:r>
        <w:t xml:space="preserve">, unlike accelerometer one, mostly showed significant differences in moving devices </w:t>
      </w:r>
      <w:r w:rsidR="00245364">
        <w:rPr>
          <w:lang w:val="en-US"/>
        </w:rPr>
        <w:t xml:space="preserve">and </w:t>
      </w:r>
      <w:r>
        <w:t>not the stationary ones (Fig.</w:t>
      </w:r>
      <w:r>
        <w:rPr>
          <w:lang w:val="en-US"/>
        </w:rPr>
        <w:t>3</w:t>
      </w:r>
      <w:r>
        <w:t>). Stationary devices showed no significant differences in means between different conditions. The only statistical difference was detected between interval distributions in 100% charged vs</w:t>
      </w:r>
      <w:r w:rsidR="00196979">
        <w:rPr>
          <w:lang w:val="en-US"/>
        </w:rPr>
        <w:t>.</w:t>
      </w:r>
      <w:r>
        <w:t xml:space="preserve"> high CPU load comparison (Fig.</w:t>
      </w:r>
      <w:r>
        <w:rPr>
          <w:lang w:val="en-US"/>
        </w:rPr>
        <w:t xml:space="preserve">3 </w:t>
      </w:r>
      <w:r>
        <w:t>A vs</w:t>
      </w:r>
      <w:r w:rsidR="00196979">
        <w:rPr>
          <w:lang w:val="en-US"/>
        </w:rPr>
        <w:t>.</w:t>
      </w:r>
      <w:r>
        <w:t xml:space="preserve"> E). However, there were differences between stationary and moving devices in 100% charged and high CPU load cases both in means and interval distributions (Fig.</w:t>
      </w:r>
      <w:r>
        <w:rPr>
          <w:lang w:val="en-US"/>
        </w:rPr>
        <w:t>3</w:t>
      </w:r>
      <w:r>
        <w:t xml:space="preserve"> A vs</w:t>
      </w:r>
      <w:r w:rsidR="00196979">
        <w:rPr>
          <w:lang w:val="en-US"/>
        </w:rPr>
        <w:t>.</w:t>
      </w:r>
      <w:r>
        <w:t xml:space="preserve"> B, E vs F). On the other hand, moving devices revealed that intervals between the sensor readings in 10% charged device were significantly different from 100% and high CPU load cases (Fig.</w:t>
      </w:r>
      <w:r>
        <w:rPr>
          <w:lang w:val="en-US"/>
        </w:rPr>
        <w:t>3</w:t>
      </w:r>
      <w:r>
        <w:t xml:space="preserve"> D vs B, D vs F). That </w:t>
      </w:r>
      <w:r w:rsidR="00245364">
        <w:rPr>
          <w:lang w:val="en-US"/>
        </w:rPr>
        <w:t xml:space="preserve">tendency </w:t>
      </w:r>
      <w:r>
        <w:t>was</w:t>
      </w:r>
      <w:r w:rsidR="00245364">
        <w:rPr>
          <w:lang w:val="en-US"/>
        </w:rPr>
        <w:t xml:space="preserve"> just the</w:t>
      </w:r>
      <w:r>
        <w:t xml:space="preserve"> opposite to the Accelerometer study.</w:t>
      </w:r>
    </w:p>
    <w:p w14:paraId="3F58D8B6" w14:textId="27B49340" w:rsidR="00A707E4" w:rsidRDefault="00A707E4" w:rsidP="00A707E4">
      <w:pPr>
        <w:pStyle w:val="BodyText"/>
        <w:ind w:firstLine="0pt"/>
      </w:pPr>
      <w:r>
        <w:rPr>
          <w:noProof/>
        </w:rPr>
        <w:drawing>
          <wp:inline distT="0" distB="0" distL="0" distR="0" wp14:anchorId="5581CC53" wp14:editId="2B688585">
            <wp:extent cx="3099661" cy="1731211"/>
            <wp:effectExtent l="0" t="0" r="0" b="0"/>
            <wp:docPr id="1399091814" name="Picture 1" descr="A graph of 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9091814" name="Picture 1" descr="A graph of a graph with blue and orange bars&#10;&#10;Description automatically generated"/>
                    <pic:cNvPicPr/>
                  </pic:nvPicPr>
                  <pic:blipFill rotWithShape="1">
                    <a:blip r:embed="rId11"/>
                    <a:srcRect t="3.389%" b="9.422%"/>
                    <a:stretch/>
                  </pic:blipFill>
                  <pic:spPr bwMode="auto">
                    <a:xfrm>
                      <a:off x="0" y="0"/>
                      <a:ext cx="3106430" cy="1734991"/>
                    </a:xfrm>
                    <a:prstGeom prst="rect">
                      <a:avLst/>
                    </a:prstGeom>
                    <a:ln>
                      <a:noFill/>
                    </a:ln>
                    <a:extLst>
                      <a:ext uri="{53640926-AAD7-44D8-BBD7-CCE9431645EC}">
                        <a14:shadowObscured xmlns:a14="http://schemas.microsoft.com/office/drawing/2010/main"/>
                      </a:ext>
                    </a:extLst>
                  </pic:spPr>
                </pic:pic>
              </a:graphicData>
            </a:graphic>
          </wp:inline>
        </w:drawing>
      </w:r>
    </w:p>
    <w:p w14:paraId="38CCF871" w14:textId="52C9B5D3" w:rsidR="00A707E4" w:rsidRDefault="00A707E4" w:rsidP="00A707E4">
      <w:pPr>
        <w:pStyle w:val="figurecaption"/>
      </w:pPr>
      <w:r>
        <w:t xml:space="preserve">Gyroscope data reading intervals were </w:t>
      </w:r>
      <w:r w:rsidR="00E869D0">
        <w:t>slightly</w:t>
      </w:r>
      <w:r>
        <w:t xml:space="preserve"> </w:t>
      </w:r>
      <w:r w:rsidR="00E869D0">
        <w:t>higher</w:t>
      </w:r>
      <w:r>
        <w:t xml:space="preserve"> </w:t>
      </w:r>
      <w:r w:rsidR="00E869D0">
        <w:t xml:space="preserve">when </w:t>
      </w:r>
      <w:r w:rsidR="002A781D">
        <w:t xml:space="preserve">Pixel6a was </w:t>
      </w:r>
      <w:r w:rsidR="00E869D0">
        <w:t>moving</w:t>
      </w:r>
      <w:r>
        <w:t>.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r w:rsidRPr="007B07C8">
        <w:t xml:space="preserve"> </w:t>
      </w:r>
    </w:p>
    <w:p w14:paraId="7EC31D16" w14:textId="4FAC336C" w:rsidR="00A707E4" w:rsidRDefault="00A707E4" w:rsidP="00A2568D">
      <w:pPr>
        <w:pStyle w:val="BodyText"/>
      </w:pPr>
      <w:r>
        <w:t xml:space="preserve">To get an insight into low battery charge impact on the </w:t>
      </w:r>
      <w:r w:rsidR="00062B69">
        <w:rPr>
          <w:lang w:val="en-US"/>
        </w:rPr>
        <w:t xml:space="preserve">longer </w:t>
      </w:r>
      <w:r>
        <w:t>intervals we plotted out the distributions for all experiment</w:t>
      </w:r>
      <w:r w:rsidR="0049770E">
        <w:rPr>
          <w:lang w:val="en-US"/>
        </w:rPr>
        <w:t>s</w:t>
      </w:r>
      <w:r>
        <w:t xml:space="preserve"> </w:t>
      </w:r>
      <w:r w:rsidR="00062B69">
        <w:rPr>
          <w:lang w:val="en-US"/>
        </w:rPr>
        <w:t>where they were detected</w:t>
      </w:r>
      <w:r>
        <w:t xml:space="preserve"> (Fig</w:t>
      </w:r>
      <w:r w:rsidR="00A40CEA">
        <w:rPr>
          <w:lang w:val="en-US"/>
        </w:rPr>
        <w:t>.4</w:t>
      </w:r>
      <w:r>
        <w:t xml:space="preserve">). It is clearly can be seen that high SDs in 100% charged and high CPU load </w:t>
      </w:r>
      <w:r>
        <w:t xml:space="preserve">were caused by occasional long </w:t>
      </w:r>
      <w:r w:rsidR="00E7550F">
        <w:rPr>
          <w:lang w:val="en-US"/>
        </w:rPr>
        <w:t xml:space="preserve">up to 58ms </w:t>
      </w:r>
      <w:r>
        <w:t>intervals, i.e., Figure 3B, D, and F showed 200.7</w:t>
      </w:r>
      <w:r w:rsidR="002D2480">
        <w:rPr>
          <w:lang w:val="en-US"/>
        </w:rPr>
        <w:t>±</w:t>
      </w:r>
      <w:r>
        <w:t>3.4ms, 200.4</w:t>
      </w:r>
      <w:r w:rsidR="002D2480">
        <w:rPr>
          <w:lang w:val="en-US"/>
        </w:rPr>
        <w:t>±</w:t>
      </w:r>
      <w:r w:rsidR="00A40CEA">
        <w:rPr>
          <w:lang w:val="en-US"/>
        </w:rPr>
        <w:t>0</w:t>
      </w:r>
      <w:r>
        <w:t>.9ms, and 200.7</w:t>
      </w:r>
      <w:r w:rsidR="002D2480">
        <w:rPr>
          <w:lang w:val="en-US"/>
        </w:rPr>
        <w:t>±</w:t>
      </w:r>
      <w:r>
        <w:t xml:space="preserve">3.0ms, respectively. </w:t>
      </w:r>
      <w:r w:rsidR="0040613E">
        <w:rPr>
          <w:lang w:val="en-US"/>
        </w:rPr>
        <w:t>Long intervals appeared in gyroscope sensor data</w:t>
      </w:r>
      <w:r w:rsidR="001006B4">
        <w:rPr>
          <w:lang w:val="en-US"/>
        </w:rPr>
        <w:t xml:space="preserve"> much more often 23 vs </w:t>
      </w:r>
      <w:r w:rsidR="000A5CD5">
        <w:rPr>
          <w:lang w:val="en-US"/>
        </w:rPr>
        <w:t>10</w:t>
      </w:r>
      <w:r w:rsidR="001006B4">
        <w:rPr>
          <w:lang w:val="en-US"/>
        </w:rPr>
        <w:t xml:space="preserve"> in accelerometer</w:t>
      </w:r>
      <w:r w:rsidR="00062B69">
        <w:rPr>
          <w:lang w:val="en-US"/>
        </w:rPr>
        <w:t xml:space="preserve"> and not as uniformly</w:t>
      </w:r>
      <w:r w:rsidR="001006B4">
        <w:rPr>
          <w:lang w:val="en-US"/>
        </w:rPr>
        <w:t>.</w:t>
      </w:r>
      <w:r w:rsidR="0040613E">
        <w:rPr>
          <w:lang w:val="en-US"/>
        </w:rPr>
        <w:t xml:space="preserve"> </w:t>
      </w:r>
      <w:r w:rsidR="0049770E">
        <w:rPr>
          <w:lang w:val="en-US"/>
        </w:rPr>
        <w:t>Also</w:t>
      </w:r>
      <w:r w:rsidR="005D75F3">
        <w:rPr>
          <w:lang w:val="en-US"/>
        </w:rPr>
        <w:t>,</w:t>
      </w:r>
      <w:r w:rsidR="0049770E">
        <w:rPr>
          <w:lang w:val="en-US"/>
        </w:rPr>
        <w:t xml:space="preserve"> two </w:t>
      </w:r>
      <w:r w:rsidR="00E869D0">
        <w:rPr>
          <w:lang w:val="en-US"/>
        </w:rPr>
        <w:t xml:space="preserve">stationary </w:t>
      </w:r>
      <w:r w:rsidR="0049770E">
        <w:rPr>
          <w:lang w:val="en-US"/>
        </w:rPr>
        <w:t xml:space="preserve">conditions </w:t>
      </w:r>
      <w:r w:rsidR="00040342">
        <w:rPr>
          <w:lang w:val="en-US"/>
        </w:rPr>
        <w:t>(</w:t>
      </w:r>
      <w:r w:rsidR="00040342">
        <w:t>100% charged and Hi load</w:t>
      </w:r>
      <w:r w:rsidR="00040342">
        <w:rPr>
          <w:lang w:val="en-US"/>
        </w:rPr>
        <w:t>)</w:t>
      </w:r>
      <w:r w:rsidR="00040342">
        <w:t xml:space="preserve"> </w:t>
      </w:r>
      <w:r w:rsidR="0049770E">
        <w:rPr>
          <w:lang w:val="en-US"/>
        </w:rPr>
        <w:t xml:space="preserve">did not </w:t>
      </w:r>
      <w:r w:rsidR="00040342">
        <w:rPr>
          <w:lang w:val="en-US"/>
        </w:rPr>
        <w:t xml:space="preserve">show </w:t>
      </w:r>
      <w:r w:rsidR="0049770E">
        <w:rPr>
          <w:lang w:val="en-US"/>
        </w:rPr>
        <w:t>longer (than upper extreme) intervals.</w:t>
      </w:r>
    </w:p>
    <w:p w14:paraId="08AA6FF8" w14:textId="7EBBBFB8" w:rsidR="00A707E4" w:rsidRDefault="00A707E4" w:rsidP="00A40CEA">
      <w:pPr>
        <w:pStyle w:val="BodyText"/>
        <w:ind w:firstLine="0pt"/>
      </w:pPr>
    </w:p>
    <w:p w14:paraId="0120C42C" w14:textId="0B09CA06" w:rsidR="002A0EB8" w:rsidRDefault="002A0EB8">
      <w:pPr>
        <w:pStyle w:val="BodyText"/>
        <w:ind w:firstLine="0pt"/>
        <w:jc w:val="center"/>
        <w:pPrChange w:id="320" w:author="Stavrou, Angelos" w:date="2024-06-26T22:02:00Z">
          <w:pPr>
            <w:pStyle w:val="BodyText"/>
            <w:ind w:firstLine="0pt"/>
          </w:pPr>
        </w:pPrChange>
      </w:pPr>
      <w:r>
        <w:rPr>
          <w:noProof/>
        </w:rPr>
        <w:drawing>
          <wp:inline distT="0" distB="0" distL="0" distR="0" wp14:anchorId="1197F357" wp14:editId="1303F368">
            <wp:extent cx="3060915" cy="1621379"/>
            <wp:effectExtent l="0" t="0" r="0" b="4445"/>
            <wp:docPr id="1557723813" name="Picture 1" descr="A graph with red and blue do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57723813" name="Picture 1" descr="A graph with red and blue dots&#10;&#10;Description automatically generated"/>
                    <pic:cNvPicPr/>
                  </pic:nvPicPr>
                  <pic:blipFill>
                    <a:blip r:embed="rId12"/>
                    <a:stretch>
                      <a:fillRect/>
                    </a:stretch>
                  </pic:blipFill>
                  <pic:spPr>
                    <a:xfrm>
                      <a:off x="0" y="0"/>
                      <a:ext cx="3067049" cy="1624628"/>
                    </a:xfrm>
                    <a:prstGeom prst="rect">
                      <a:avLst/>
                    </a:prstGeom>
                  </pic:spPr>
                </pic:pic>
              </a:graphicData>
            </a:graphic>
          </wp:inline>
        </w:drawing>
      </w:r>
    </w:p>
    <w:p w14:paraId="14E96C43" w14:textId="0E0E1ACC" w:rsidR="00A40CEA" w:rsidRDefault="00F40E26" w:rsidP="00F40E26">
      <w:pPr>
        <w:pStyle w:val="figurecaption"/>
      </w:pPr>
      <w:r w:rsidRPr="007B07C8">
        <w:t xml:space="preserve">Interval distributions of </w:t>
      </w:r>
      <w:r>
        <w:t>gyroscope</w:t>
      </w:r>
      <w:r w:rsidRPr="007B07C8">
        <w:t xml:space="preserve"> sensor data access in stationary </w:t>
      </w:r>
      <w:r>
        <w:t xml:space="preserve">and moving </w:t>
      </w:r>
      <w:r w:rsidR="002A781D">
        <w:t>Pixel6a</w:t>
      </w:r>
      <w:r w:rsidRPr="007B07C8">
        <w:t xml:space="preserve">. </w:t>
      </w:r>
      <w:r>
        <w:t>100% charged and Hi load CPU stationary devices did not show long intervals (not show)</w:t>
      </w:r>
      <w:r w:rsidR="00A40CEA">
        <w:t>.</w:t>
      </w:r>
    </w:p>
    <w:p w14:paraId="119DB405" w14:textId="59EECAC1" w:rsidR="00A707E4" w:rsidRDefault="00A707E4" w:rsidP="00B303E4">
      <w:pPr>
        <w:pStyle w:val="BodyText"/>
        <w:rPr>
          <w:lang w:val="en-US"/>
        </w:rPr>
      </w:pPr>
      <w:r w:rsidRPr="00A40CEA">
        <w:rPr>
          <w:rStyle w:val="Emphasis"/>
        </w:rPr>
        <w:t>Accelerometer and Gyroscope study</w:t>
      </w:r>
      <w:r>
        <w:t>, when two sensors were simultaneously recorded from, revealed no significant differences in means in the contrast to the single sensor recordings (Fig.</w:t>
      </w:r>
      <w:r w:rsidR="00497CC8">
        <w:rPr>
          <w:lang w:val="en-US"/>
        </w:rPr>
        <w:t>5</w:t>
      </w:r>
      <w:r>
        <w:t>). However, there were significant differences between the distributions of the intervals. Firstly, there was significant difference in interval distributions between stationary and moving devices when they were 100% charged for both accelerometer and gyroscope, and at high CPU load but only for accelerometer. There was no difference between the cases when device was stationary. However, there were differences when device was moving but only between 10% charged device and both 100% charged and high CPU load for the accelerometer reading intervals. For gyroscope, the difference was detected only when compared with high CPU load. The later observation was reminiscent of the one that we saw in gyroscope alone study, although not for the accelerometer. Somehow, accelerometer data acquisition began acting similar to gyroscope, or perhaps it was influenced by it. But this observation needs further investigation.</w:t>
      </w:r>
      <w:r w:rsidR="0092256C">
        <w:rPr>
          <w:lang w:val="en-US"/>
        </w:rPr>
        <w:t xml:space="preserve"> </w:t>
      </w:r>
    </w:p>
    <w:p w14:paraId="71184457" w14:textId="4BA9A16B" w:rsidR="00EC1D51" w:rsidRDefault="00497CC8" w:rsidP="00497CC8">
      <w:pPr>
        <w:pStyle w:val="BodyText"/>
        <w:ind w:firstLine="0pt"/>
      </w:pPr>
      <w:r>
        <w:rPr>
          <w:noProof/>
        </w:rPr>
        <w:drawing>
          <wp:inline distT="0" distB="0" distL="0" distR="0" wp14:anchorId="0A2F6E3C" wp14:editId="10A8B6B3">
            <wp:extent cx="3195955" cy="1654658"/>
            <wp:effectExtent l="0" t="0" r="4445" b="0"/>
            <wp:docPr id="1810971478" name="Picture 1" descr="A graph of 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0971478" name="Picture 1" descr="A graph of a graph with blue and orange bars&#10;&#10;Description automatically generated"/>
                    <pic:cNvPicPr/>
                  </pic:nvPicPr>
                  <pic:blipFill>
                    <a:blip r:embed="rId13"/>
                    <a:stretch>
                      <a:fillRect/>
                    </a:stretch>
                  </pic:blipFill>
                  <pic:spPr>
                    <a:xfrm>
                      <a:off x="0" y="0"/>
                      <a:ext cx="3195955" cy="1654658"/>
                    </a:xfrm>
                    <a:prstGeom prst="rect">
                      <a:avLst/>
                    </a:prstGeom>
                  </pic:spPr>
                </pic:pic>
              </a:graphicData>
            </a:graphic>
          </wp:inline>
        </w:drawing>
      </w:r>
    </w:p>
    <w:p w14:paraId="46027EE5" w14:textId="3EC262A3" w:rsidR="00497CC8" w:rsidRDefault="00497CC8" w:rsidP="00497CC8">
      <w:pPr>
        <w:pStyle w:val="figurecaption"/>
      </w:pPr>
      <w:r>
        <w:t xml:space="preserve">Mean intervals between data reading </w:t>
      </w:r>
      <w:r w:rsidR="009D32F5">
        <w:t xml:space="preserve">recorded </w:t>
      </w:r>
      <w:r>
        <w:t xml:space="preserve">from </w:t>
      </w:r>
      <w:r w:rsidR="002A781D">
        <w:t xml:space="preserve">Pixel6a </w:t>
      </w:r>
      <w:r>
        <w:t>accelerometer and gyroscope simultaneously</w:t>
      </w:r>
      <w:r w:rsidRPr="00A40CEA">
        <w:t xml:space="preserve">. </w:t>
      </w:r>
      <w:r w:rsidR="002D2480">
        <w:t>±</w:t>
      </w:r>
      <w:r>
        <w:t xml:space="preserve"> - significant difference in interval distributions obtained by Z-test (score &gt; 1.645, alpha &lt; 0.05). Blue A - 100% charged battery, C – 10% charged battery, E – 100% charged battery with CPU at high load when device was stationary. Orange B, D, F – same conditions but when device was moving. Indexes 1 or 2 denote Accelerometer or Gyroscope sensor readings, respectively.</w:t>
      </w:r>
    </w:p>
    <w:p w14:paraId="2CE83415" w14:textId="181F5A4C" w:rsidR="00062B69" w:rsidRDefault="00062B69" w:rsidP="00062B69">
      <w:pPr>
        <w:pStyle w:val="BodyText"/>
        <w:rPr>
          <w:lang w:val="en-US"/>
        </w:rPr>
      </w:pPr>
      <w:proofErr w:type="gramStart"/>
      <w:r>
        <w:rPr>
          <w:lang w:val="en-US"/>
        </w:rPr>
        <w:lastRenderedPageBreak/>
        <w:t>Whisker</w:t>
      </w:r>
      <w:proofErr w:type="gramEnd"/>
      <w:r>
        <w:rPr>
          <w:lang w:val="en-US"/>
        </w:rPr>
        <w:t xml:space="preserve"> plot of distributions revealed that longer up to 10ms intervals were again present but to the moderate extent of 15 in total, with 7 for accelerometer and 8 for gyroscope. It seems that these long intervals always appear, however their number depends on sensor type. Moreover, it depends on the </w:t>
      </w:r>
      <w:r w:rsidR="0049770E">
        <w:rPr>
          <w:lang w:val="en-US"/>
        </w:rPr>
        <w:t>number</w:t>
      </w:r>
      <w:r>
        <w:rPr>
          <w:lang w:val="en-US"/>
        </w:rPr>
        <w:t xml:space="preserve"> of sensors read, because they appeared more uniformly under </w:t>
      </w:r>
      <w:r w:rsidR="0049770E">
        <w:rPr>
          <w:lang w:val="en-US"/>
        </w:rPr>
        <w:t>the current</w:t>
      </w:r>
      <w:r>
        <w:rPr>
          <w:lang w:val="en-US"/>
        </w:rPr>
        <w:t xml:space="preserve"> conditions. </w:t>
      </w:r>
    </w:p>
    <w:p w14:paraId="4B88EF42" w14:textId="77777777" w:rsidR="00062B69" w:rsidRPr="0092256C" w:rsidRDefault="00062B69" w:rsidP="00062B69">
      <w:pPr>
        <w:pStyle w:val="BodyText"/>
        <w:rPr>
          <w:lang w:val="en-US"/>
        </w:rPr>
      </w:pPr>
    </w:p>
    <w:p w14:paraId="155B1CC6" w14:textId="2860481F" w:rsidR="00A75BD6" w:rsidRDefault="00AC6726" w:rsidP="00497CC8">
      <w:pPr>
        <w:pStyle w:val="BodyText"/>
        <w:ind w:firstLine="0pt"/>
      </w:pPr>
      <w:r>
        <w:rPr>
          <w:noProof/>
        </w:rPr>
        <w:drawing>
          <wp:inline distT="0" distB="0" distL="0" distR="0" wp14:anchorId="10BB834A" wp14:editId="7471B45B">
            <wp:extent cx="3195955" cy="1508125"/>
            <wp:effectExtent l="0" t="0" r="4445" b="3175"/>
            <wp:docPr id="35501253" name="Picture 1" descr="A line of colorful rectangular objec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501253" name="Picture 1" descr="A line of colorful rectangular objects&#10;&#10;Description automatically generated"/>
                    <pic:cNvPicPr/>
                  </pic:nvPicPr>
                  <pic:blipFill>
                    <a:blip r:embed="rId14"/>
                    <a:stretch>
                      <a:fillRect/>
                    </a:stretch>
                  </pic:blipFill>
                  <pic:spPr>
                    <a:xfrm>
                      <a:off x="0" y="0"/>
                      <a:ext cx="3195955" cy="1508125"/>
                    </a:xfrm>
                    <a:prstGeom prst="rect">
                      <a:avLst/>
                    </a:prstGeom>
                  </pic:spPr>
                </pic:pic>
              </a:graphicData>
            </a:graphic>
          </wp:inline>
        </w:drawing>
      </w:r>
    </w:p>
    <w:p w14:paraId="7D73848B" w14:textId="686CF8A0" w:rsidR="00F40E26" w:rsidRDefault="00F40E26" w:rsidP="00F40E26">
      <w:pPr>
        <w:pStyle w:val="figurecaption"/>
      </w:pPr>
      <w:r w:rsidRPr="007B07C8">
        <w:t xml:space="preserve">Interval distributions of accelerometer </w:t>
      </w:r>
      <w:r>
        <w:t xml:space="preserve">and gyroscope </w:t>
      </w:r>
      <w:r w:rsidRPr="007B07C8">
        <w:t>sensor data access</w:t>
      </w:r>
      <w:r>
        <w:t>ed simultaneously</w:t>
      </w:r>
      <w:r w:rsidRPr="007B07C8">
        <w:t xml:space="preserve"> in stationary</w:t>
      </w:r>
      <w:r>
        <w:t xml:space="preserve"> and moving</w:t>
      </w:r>
      <w:r w:rsidRPr="007B07C8">
        <w:t xml:space="preserve"> </w:t>
      </w:r>
      <w:r w:rsidR="002A781D">
        <w:t>Pixel6a</w:t>
      </w:r>
      <w:r w:rsidRPr="007B07C8">
        <w:t xml:space="preserve">. </w:t>
      </w:r>
      <w:r w:rsidR="00337FD5">
        <w:t>100% charged Accelerometer in stationary</w:t>
      </w:r>
      <w:r>
        <w:t xml:space="preserve"> device</w:t>
      </w:r>
      <w:r w:rsidR="00BE18A2">
        <w:t xml:space="preserve"> and either of Hi Loads</w:t>
      </w:r>
      <w:r>
        <w:t xml:space="preserve"> did not show long intervals (not show). </w:t>
      </w:r>
    </w:p>
    <w:p w14:paraId="7B505A99" w14:textId="6653CC58" w:rsidR="00A707E4" w:rsidDel="00370E90" w:rsidRDefault="00377EC2" w:rsidP="00B303E4">
      <w:pPr>
        <w:pStyle w:val="BodyText"/>
        <w:ind w:firstLine="0pt"/>
        <w:rPr>
          <w:del w:id="321" w:author="Stavrou, Angelos" w:date="2024-06-27T15:06:00Z"/>
        </w:rPr>
      </w:pPr>
      <w:r>
        <w:tab/>
      </w:r>
      <w:r w:rsidR="00A707E4">
        <w:t>Since in this study we collected pairs of data sets, i.e. intervals between sensor data access for both gyroscope and accelerometer, in the course of one experiment, we can investigate if there is any degree of relationship between them. Fig.7 shows cross-correlation vs lag plot for each condition for moving or stationary device. The highest and very distinctive, though low to be considered as significant (r=0.2), correlation peak appeared for stationary device when battery was at 10%. Thus, there seems to be a distinct interplay between the sensors, however statistically insignificant.</w:t>
      </w:r>
    </w:p>
    <w:p w14:paraId="43EAE53F" w14:textId="69E61958" w:rsidR="00377EC2" w:rsidRDefault="00377EC2">
      <w:pPr>
        <w:pStyle w:val="BodyText"/>
        <w:ind w:firstLine="0pt"/>
        <w:pPrChange w:id="322" w:author="Stavrou, Angelos" w:date="2024-06-27T15:06:00Z">
          <w:pPr>
            <w:pStyle w:val="BodyText"/>
            <w:ind w:end="-1.65pt" w:firstLine="0pt"/>
          </w:pPr>
        </w:pPrChange>
      </w:pPr>
      <w:del w:id="323" w:author="Stavrou, Angelos" w:date="2024-06-27T15:06:00Z">
        <w:r w:rsidDel="00370E90">
          <w:rPr>
            <w:noProof/>
          </w:rPr>
          <w:drawing>
            <wp:inline distT="0" distB="0" distL="0" distR="0" wp14:anchorId="55B2AD14" wp14:editId="57720637">
              <wp:extent cx="1534332" cy="1691595"/>
              <wp:effectExtent l="0" t="0" r="2540" b="0"/>
              <wp:docPr id="1525628942" name="Picture 1" descr="A graph on a pap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5628942" name="Picture 1" descr="A graph on a paper&#10;&#10;Description automatically generated"/>
                      <pic:cNvPicPr/>
                    </pic:nvPicPr>
                    <pic:blipFill>
                      <a:blip r:embed="rId15"/>
                      <a:stretch>
                        <a:fillRect/>
                      </a:stretch>
                    </pic:blipFill>
                    <pic:spPr>
                      <a:xfrm>
                        <a:off x="0" y="0"/>
                        <a:ext cx="1570634" cy="1731618"/>
                      </a:xfrm>
                      <a:prstGeom prst="rect">
                        <a:avLst/>
                      </a:prstGeom>
                    </pic:spPr>
                  </pic:pic>
                </a:graphicData>
              </a:graphic>
            </wp:inline>
          </w:drawing>
        </w:r>
        <w:r w:rsidDel="00370E90">
          <w:rPr>
            <w:noProof/>
          </w:rPr>
          <w:drawing>
            <wp:inline distT="0" distB="0" distL="0" distR="0" wp14:anchorId="78C7A092" wp14:editId="7078DD9F">
              <wp:extent cx="1475374" cy="1695382"/>
              <wp:effectExtent l="0" t="0" r="0" b="0"/>
              <wp:docPr id="1749631037" name="Picture 1" descr="A graph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9631037" name="Picture 1" descr="A graph on a white background&#10;&#10;Description automatically generated"/>
                      <pic:cNvPicPr/>
                    </pic:nvPicPr>
                    <pic:blipFill>
                      <a:blip r:embed="rId16"/>
                      <a:stretch>
                        <a:fillRect/>
                      </a:stretch>
                    </pic:blipFill>
                    <pic:spPr>
                      <a:xfrm>
                        <a:off x="0" y="0"/>
                        <a:ext cx="1510037" cy="1735214"/>
                      </a:xfrm>
                      <a:prstGeom prst="rect">
                        <a:avLst/>
                      </a:prstGeom>
                    </pic:spPr>
                  </pic:pic>
                </a:graphicData>
              </a:graphic>
            </wp:inline>
          </w:drawing>
        </w:r>
        <w:r w:rsidDel="00370E90">
          <w:rPr>
            <w:noProof/>
          </w:rPr>
          <w:drawing>
            <wp:inline distT="0" distB="0" distL="0" distR="0" wp14:anchorId="206F8B2E" wp14:editId="3B672E52">
              <wp:extent cx="1534160" cy="1830225"/>
              <wp:effectExtent l="0" t="0" r="2540" b="0"/>
              <wp:docPr id="987799806" name="Picture 1" descr="A graph of a stationery&#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87799806" name="Picture 1" descr="A graph of a stationery&#10;&#10;Description automatically generated"/>
                      <pic:cNvPicPr/>
                    </pic:nvPicPr>
                    <pic:blipFill>
                      <a:blip r:embed="rId17"/>
                      <a:stretch>
                        <a:fillRect/>
                      </a:stretch>
                    </pic:blipFill>
                    <pic:spPr>
                      <a:xfrm>
                        <a:off x="0" y="0"/>
                        <a:ext cx="1561545" cy="1862895"/>
                      </a:xfrm>
                      <a:prstGeom prst="rect">
                        <a:avLst/>
                      </a:prstGeom>
                    </pic:spPr>
                  </pic:pic>
                </a:graphicData>
              </a:graphic>
            </wp:inline>
          </w:drawing>
        </w:r>
      </w:del>
    </w:p>
    <w:p w14:paraId="6C86819E" w14:textId="2268FB26" w:rsidR="00377EC2" w:rsidRDefault="000D6066" w:rsidP="00661EC2">
      <w:pPr>
        <w:pStyle w:val="BodyText"/>
        <w:ind w:end="-1.65pt" w:firstLine="0pt"/>
      </w:pPr>
      <w:ins w:id="324" w:author="Stavrou, Angelos" w:date="2024-06-27T15:42:00Z">
        <w:r w:rsidRPr="000D6066">
          <w:rPr>
            <w:noProof/>
          </w:rPr>
          <w:drawing>
            <wp:inline distT="0" distB="0" distL="0" distR="0" wp14:anchorId="3077B22E" wp14:editId="58124C63">
              <wp:extent cx="3107055" cy="3045417"/>
              <wp:effectExtent l="0" t="0" r="4445" b="0"/>
              <wp:docPr id="136352522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3525222" name=""/>
                      <pic:cNvPicPr/>
                    </pic:nvPicPr>
                    <pic:blipFill rotWithShape="1">
                      <a:blip r:embed="rId18"/>
                      <a:srcRect r="2.363%" b="7.691%"/>
                      <a:stretch/>
                    </pic:blipFill>
                    <pic:spPr bwMode="auto">
                      <a:xfrm>
                        <a:off x="0" y="0"/>
                        <a:ext cx="3119946" cy="3058052"/>
                      </a:xfrm>
                      <a:prstGeom prst="rect">
                        <a:avLst/>
                      </a:prstGeom>
                      <a:ln>
                        <a:noFill/>
                      </a:ln>
                      <a:extLst>
                        <a:ext uri="{53640926-AAD7-44D8-BBD7-CCE9431645EC}">
                          <a14:shadowObscured xmlns:a14="http://schemas.microsoft.com/office/drawing/2010/main"/>
                        </a:ext>
                      </a:extLst>
                    </pic:spPr>
                  </pic:pic>
                </a:graphicData>
              </a:graphic>
            </wp:inline>
          </w:drawing>
        </w:r>
      </w:ins>
      <w:del w:id="325" w:author="Stavrou, Angelos" w:date="2024-06-27T15:06:00Z">
        <w:r w:rsidR="00377EC2" w:rsidDel="00370E90">
          <w:rPr>
            <w:noProof/>
          </w:rPr>
          <w:drawing>
            <wp:inline distT="0" distB="0" distL="0" distR="0" wp14:anchorId="6EFFC7BE" wp14:editId="62B32FA9">
              <wp:extent cx="1471930" cy="1558514"/>
              <wp:effectExtent l="0" t="0" r="1270" b="3810"/>
              <wp:docPr id="1444312528"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4312528" name="Picture 1" descr="A graph with a line graph&#10;&#10;Description automatically generated"/>
                      <pic:cNvPicPr/>
                    </pic:nvPicPr>
                    <pic:blipFill rotWithShape="1">
                      <a:blip r:embed="rId19"/>
                      <a:srcRect t="-0.001%" r="2.11%" b="0.461%"/>
                      <a:stretch/>
                    </pic:blipFill>
                    <pic:spPr bwMode="auto">
                      <a:xfrm>
                        <a:off x="0" y="0"/>
                        <a:ext cx="1497359" cy="1585439"/>
                      </a:xfrm>
                      <a:prstGeom prst="rect">
                        <a:avLst/>
                      </a:prstGeom>
                      <a:ln>
                        <a:noFill/>
                      </a:ln>
                      <a:extLst>
                        <a:ext uri="{53640926-AAD7-44D8-BBD7-CCE9431645EC}">
                          <a14:shadowObscured xmlns:a14="http://schemas.microsoft.com/office/drawing/2010/main"/>
                        </a:ext>
                      </a:extLst>
                    </pic:spPr>
                  </pic:pic>
                </a:graphicData>
              </a:graphic>
            </wp:inline>
          </w:drawing>
        </w:r>
        <w:r w:rsidR="00377EC2" w:rsidDel="00370E90">
          <w:rPr>
            <w:noProof/>
          </w:rPr>
          <w:drawing>
            <wp:inline distT="0" distB="0" distL="0" distR="0" wp14:anchorId="483DBB93" wp14:editId="305F2E83">
              <wp:extent cx="1261750" cy="1441343"/>
              <wp:effectExtent l="0" t="0" r="0" b="0"/>
              <wp:docPr id="2071968926"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1968926" name="Picture 1" descr="A graph with a line graph&#10;&#10;Description automatically generated"/>
                      <pic:cNvPicPr/>
                    </pic:nvPicPr>
                    <pic:blipFill>
                      <a:blip r:embed="rId20"/>
                      <a:stretch>
                        <a:fillRect/>
                      </a:stretch>
                    </pic:blipFill>
                    <pic:spPr>
                      <a:xfrm>
                        <a:off x="0" y="0"/>
                        <a:ext cx="1323338" cy="1511698"/>
                      </a:xfrm>
                      <a:prstGeom prst="rect">
                        <a:avLst/>
                      </a:prstGeom>
                    </pic:spPr>
                  </pic:pic>
                </a:graphicData>
              </a:graphic>
            </wp:inline>
          </w:drawing>
        </w:r>
        <w:r w:rsidR="00377EC2" w:rsidDel="00370E90">
          <w:rPr>
            <w:noProof/>
          </w:rPr>
          <w:drawing>
            <wp:inline distT="0" distB="0" distL="0" distR="0" wp14:anchorId="3517E158" wp14:editId="00CCCAB6">
              <wp:extent cx="1472339" cy="1756474"/>
              <wp:effectExtent l="0" t="0" r="1270" b="0"/>
              <wp:docPr id="2140702855" name="Picture 1" descr="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40702855" name="Picture 1" descr="A graph of a graph&#10;&#10;Description automatically generated with medium confidence"/>
                      <pic:cNvPicPr/>
                    </pic:nvPicPr>
                    <pic:blipFill>
                      <a:blip r:embed="rId21"/>
                      <a:stretch>
                        <a:fillRect/>
                      </a:stretch>
                    </pic:blipFill>
                    <pic:spPr>
                      <a:xfrm>
                        <a:off x="0" y="0"/>
                        <a:ext cx="1511043" cy="1802647"/>
                      </a:xfrm>
                      <a:prstGeom prst="rect">
                        <a:avLst/>
                      </a:prstGeom>
                    </pic:spPr>
                  </pic:pic>
                </a:graphicData>
              </a:graphic>
            </wp:inline>
          </w:drawing>
        </w:r>
      </w:del>
    </w:p>
    <w:p w14:paraId="0E029E7D" w14:textId="43127865" w:rsidR="002C5762" w:rsidRDefault="009D32F5" w:rsidP="00377EC2">
      <w:pPr>
        <w:pStyle w:val="figurecaption"/>
      </w:pPr>
      <w:r>
        <w:t xml:space="preserve">Cross-correlation analyses of </w:t>
      </w:r>
      <w:r w:rsidR="006F5856">
        <w:t>a</w:t>
      </w:r>
      <w:r>
        <w:t>ccelerometer vs</w:t>
      </w:r>
      <w:r w:rsidR="006F5856">
        <w:t>.</w:t>
      </w:r>
      <w:r>
        <w:t xml:space="preserve"> </w:t>
      </w:r>
      <w:r w:rsidR="006F5856">
        <w:t>g</w:t>
      </w:r>
      <w:r>
        <w:t xml:space="preserve">yroscope intervals in stationary and moving </w:t>
      </w:r>
      <w:r w:rsidR="006F5856">
        <w:t>Pixel6a</w:t>
      </w:r>
      <w:r>
        <w:t xml:space="preserve">. </w:t>
      </w:r>
      <w:r w:rsidR="00377EC2">
        <w:t>Cross-correlation between gyroscope and accelerometer reading intervals showed weak interplay when device was 10% charged and stationary.</w:t>
      </w:r>
      <w:r w:rsidR="002C5762">
        <w:t xml:space="preserve"> </w:t>
      </w:r>
    </w:p>
    <w:p w14:paraId="0867B94D" w14:textId="319DD089" w:rsidR="002C5762" w:rsidRDefault="00A707E4" w:rsidP="00B303E4">
      <w:pPr>
        <w:pStyle w:val="BodyText"/>
      </w:pPr>
      <w:r>
        <w:t xml:space="preserve">So, it clearly can be seen that multi-sensor reading introduced changes in the data collected on Google Pixel 6a </w:t>
      </w:r>
      <w:r>
        <w:t>device. Whether it is due to the application design or hardware implementation will require further investigation.</w:t>
      </w:r>
    </w:p>
    <w:p w14:paraId="0E3C7812" w14:textId="77777777" w:rsidR="002C5762" w:rsidRDefault="002C5762" w:rsidP="002C5762">
      <w:pPr>
        <w:pStyle w:val="Heading2"/>
        <w:ind w:start="13.50pt"/>
      </w:pPr>
      <w:r>
        <w:t>Samsung S22</w:t>
      </w:r>
      <w:r w:rsidRPr="00A10C1D">
        <w:t xml:space="preserve"> phone</w:t>
      </w:r>
    </w:p>
    <w:p w14:paraId="077F2EA2" w14:textId="07BE4443" w:rsidR="002C5762" w:rsidRDefault="002C5762" w:rsidP="002C5762">
      <w:pPr>
        <w:pStyle w:val="BodyText"/>
        <w:ind w:firstLine="18pt"/>
      </w:pPr>
      <w:r>
        <w:t>To investigate differences between manufactures, we have collected the same as above data sets on a different</w:t>
      </w:r>
      <w:r w:rsidR="002A781D">
        <w:rPr>
          <w:lang w:val="en-US"/>
        </w:rPr>
        <w:t>,</w:t>
      </w:r>
      <w:r>
        <w:t xml:space="preserve"> but comparable </w:t>
      </w:r>
      <w:r w:rsidR="009D32F5">
        <w:rPr>
          <w:lang w:val="en-US"/>
        </w:rPr>
        <w:t xml:space="preserve">to </w:t>
      </w:r>
      <w:r w:rsidR="009D32F5">
        <w:t xml:space="preserve">Google Pixel 6a </w:t>
      </w:r>
      <w:r>
        <w:t>by its specs</w:t>
      </w:r>
      <w:r w:rsidR="002A781D">
        <w:rPr>
          <w:lang w:val="en-US"/>
        </w:rPr>
        <w:t>,</w:t>
      </w:r>
      <w:r>
        <w:t xml:space="preserve"> Samsung S22 device. Results as described below appeared to be quite different between the different manufactures despite that we made all the efforts to keep environment as similar as possible, i.e. same OS</w:t>
      </w:r>
      <w:r w:rsidR="002A781D">
        <w:rPr>
          <w:lang w:val="en-US"/>
        </w:rPr>
        <w:t xml:space="preserve"> version</w:t>
      </w:r>
      <w:r>
        <w:t xml:space="preserve">, same set of default applications, etc. </w:t>
      </w:r>
      <w:r w:rsidR="002A781D">
        <w:rPr>
          <w:lang w:val="en-US"/>
        </w:rPr>
        <w:t>The</w:t>
      </w:r>
      <w:ins w:id="326" w:author="Stavrou, Angelos" w:date="2024-06-27T16:18:00Z">
        <w:r w:rsidR="00D11889">
          <w:rPr>
            <w:lang w:val="en-US"/>
          </w:rPr>
          <w:t xml:space="preserve"> </w:t>
        </w:r>
      </w:ins>
      <w:del w:id="327" w:author="Stavrou, Angelos" w:date="2024-06-27T16:18:00Z">
        <w:r w:rsidR="002A781D" w:rsidDel="00D11889">
          <w:rPr>
            <w:lang w:val="en-US"/>
          </w:rPr>
          <w:delText xml:space="preserve"> </w:delText>
        </w:r>
      </w:del>
      <w:r w:rsidR="002A781D">
        <w:rPr>
          <w:lang w:val="en-US"/>
        </w:rPr>
        <w:t>f</w:t>
      </w:r>
      <w:proofErr w:type="spellStart"/>
      <w:r>
        <w:t>ollowing</w:t>
      </w:r>
      <w:proofErr w:type="spellEnd"/>
      <w:ins w:id="328" w:author="Stavrou, Angelos" w:date="2024-06-27T16:18:00Z">
        <w:r w:rsidR="00775462">
          <w:t xml:space="preserve"> figure</w:t>
        </w:r>
      </w:ins>
      <w:r>
        <w:t xml:space="preserve"> presents the data for Samsung S22 in the same fashion as for Google Pixel 6a.</w:t>
      </w:r>
    </w:p>
    <w:p w14:paraId="04FF98D1" w14:textId="5C963C6D" w:rsidR="00EB266D" w:rsidRDefault="002C5762" w:rsidP="00EB266D">
      <w:pPr>
        <w:pStyle w:val="BodyText"/>
        <w:ind w:firstLine="18pt"/>
      </w:pPr>
      <w:r w:rsidRPr="002C5762">
        <w:rPr>
          <w:rStyle w:val="Emphasis"/>
        </w:rPr>
        <w:t>Accelerometer study</w:t>
      </w:r>
      <w:r>
        <w:t xml:space="preserve"> revealed that sensor data collected when phone was 100% charged and operating at high CPU load were highly and significantly different from both 100% and 10% charged phones judging by the means and interval distributions (Fig.</w:t>
      </w:r>
      <w:r>
        <w:rPr>
          <w:lang w:val="en-US"/>
        </w:rPr>
        <w:t>8</w:t>
      </w:r>
      <w:r>
        <w:t>). Mean values were different by up to 2ms, as seen on a Fig.</w:t>
      </w:r>
      <w:r>
        <w:rPr>
          <w:lang w:val="en-US"/>
        </w:rPr>
        <w:t>8</w:t>
      </w:r>
      <w:r>
        <w:t xml:space="preserve"> (e.g., Fig. 8 A, C, and E showed 201.9</w:t>
      </w:r>
      <w:r w:rsidR="002D2480">
        <w:rPr>
          <w:lang w:val="en-US"/>
        </w:rPr>
        <w:t>±</w:t>
      </w:r>
      <w:r>
        <w:t>1.8ms, 202.0</w:t>
      </w:r>
      <w:r w:rsidR="002D2480">
        <w:rPr>
          <w:lang w:val="en-US"/>
        </w:rPr>
        <w:t>±</w:t>
      </w:r>
      <w:r>
        <w:t>2.2ms, and 200.9</w:t>
      </w:r>
      <w:r w:rsidR="002D2480">
        <w:rPr>
          <w:lang w:val="en-US"/>
        </w:rPr>
        <w:t>±</w:t>
      </w:r>
      <w:r>
        <w:t xml:space="preserve">0.9ms, respectively). </w:t>
      </w:r>
    </w:p>
    <w:p w14:paraId="57F977F3" w14:textId="5B9D247E" w:rsidR="002C5762" w:rsidRDefault="002C5762" w:rsidP="002C5762">
      <w:pPr>
        <w:pStyle w:val="BodyText"/>
        <w:ind w:firstLine="0pt"/>
      </w:pPr>
      <w:r>
        <w:rPr>
          <w:noProof/>
        </w:rPr>
        <w:drawing>
          <wp:inline distT="0" distB="0" distL="0" distR="0" wp14:anchorId="368DCF50" wp14:editId="5E46BE62">
            <wp:extent cx="2979762" cy="1883044"/>
            <wp:effectExtent l="0" t="0" r="5080" b="0"/>
            <wp:docPr id="1289062366" name="Picture 1" descr="A graph of a graph with a bar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9062366" name="Picture 1" descr="A graph of a graph with a bar graph&#10;&#10;Description automatically generated with medium confidence"/>
                    <pic:cNvPicPr/>
                  </pic:nvPicPr>
                  <pic:blipFill>
                    <a:blip r:embed="rId22"/>
                    <a:stretch>
                      <a:fillRect/>
                    </a:stretch>
                  </pic:blipFill>
                  <pic:spPr>
                    <a:xfrm>
                      <a:off x="0" y="0"/>
                      <a:ext cx="2990565" cy="1889871"/>
                    </a:xfrm>
                    <a:prstGeom prst="rect">
                      <a:avLst/>
                    </a:prstGeom>
                  </pic:spPr>
                </pic:pic>
              </a:graphicData>
            </a:graphic>
          </wp:inline>
        </w:drawing>
      </w:r>
    </w:p>
    <w:p w14:paraId="0EC2DB52" w14:textId="2D9E9133" w:rsidR="008C2414" w:rsidRDefault="002A781D" w:rsidP="002C5762">
      <w:pPr>
        <w:pStyle w:val="figurecaption"/>
      </w:pPr>
      <w:r>
        <w:t>SamsungS22 a</w:t>
      </w:r>
      <w:r w:rsidR="00A3775E">
        <w:t>ccelerometer data reading intervals were the lowest at high CPU load.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p>
    <w:p w14:paraId="01741239" w14:textId="34A86547" w:rsidR="008C2414" w:rsidRPr="008C2414" w:rsidRDefault="006E46B2" w:rsidP="002C5762">
      <w:pPr>
        <w:pStyle w:val="BodyText"/>
        <w:ind w:firstLine="0pt"/>
        <w:rPr>
          <w:lang w:val="en-US"/>
        </w:rPr>
      </w:pPr>
      <w:ins w:id="329" w:author="Stavrou, Angelos" w:date="2024-06-26T22:07:00Z">
        <w:r>
          <w:rPr>
            <w:lang w:val="en-US"/>
          </w:rPr>
          <w:t>The w</w:t>
        </w:r>
      </w:ins>
      <w:del w:id="330" w:author="Stavrou, Angelos" w:date="2024-06-26T22:07:00Z">
        <w:r w:rsidR="008C2414" w:rsidDel="006E46B2">
          <w:rPr>
            <w:lang w:val="en-US"/>
          </w:rPr>
          <w:delText>W</w:delText>
        </w:r>
      </w:del>
      <w:r w:rsidR="008C2414">
        <w:rPr>
          <w:lang w:val="en-US"/>
        </w:rPr>
        <w:t xml:space="preserve">hisker plots </w:t>
      </w:r>
      <w:r w:rsidR="008A7277">
        <w:rPr>
          <w:lang w:val="en-US"/>
        </w:rPr>
        <w:t>(</w:t>
      </w:r>
      <w:ins w:id="331" w:author="Stavrou, Angelos" w:date="2024-06-26T22:07:00Z">
        <w:r>
          <w:rPr>
            <w:lang w:val="en-US"/>
          </w:rPr>
          <w:t xml:space="preserve">see </w:t>
        </w:r>
      </w:ins>
      <w:r w:rsidR="008A7277">
        <w:rPr>
          <w:lang w:val="en-US"/>
        </w:rPr>
        <w:t xml:space="preserve">Fig.9) </w:t>
      </w:r>
      <w:r w:rsidR="008C2414">
        <w:rPr>
          <w:lang w:val="en-US"/>
        </w:rPr>
        <w:t>showed existence of the long</w:t>
      </w:r>
      <w:r w:rsidR="008A7277">
        <w:rPr>
          <w:lang w:val="en-US"/>
        </w:rPr>
        <w:t>er</w:t>
      </w:r>
      <w:r w:rsidR="008C2414">
        <w:rPr>
          <w:lang w:val="en-US"/>
        </w:rPr>
        <w:t xml:space="preserve"> intervals with </w:t>
      </w:r>
      <w:r w:rsidR="00843EC8">
        <w:rPr>
          <w:lang w:val="en-US"/>
        </w:rPr>
        <w:t>11</w:t>
      </w:r>
      <w:r w:rsidR="008C2414">
        <w:rPr>
          <w:lang w:val="en-US"/>
        </w:rPr>
        <w:t xml:space="preserve"> in total </w:t>
      </w:r>
      <w:r w:rsidR="002A781D">
        <w:rPr>
          <w:lang w:val="en-US"/>
        </w:rPr>
        <w:t xml:space="preserve">and </w:t>
      </w:r>
      <w:r w:rsidR="008A7277">
        <w:rPr>
          <w:lang w:val="en-US"/>
        </w:rPr>
        <w:t xml:space="preserve">with </w:t>
      </w:r>
      <w:r w:rsidR="008C2414">
        <w:rPr>
          <w:lang w:val="en-US"/>
        </w:rPr>
        <w:t xml:space="preserve">up to </w:t>
      </w:r>
      <w:r w:rsidR="00843EC8">
        <w:rPr>
          <w:lang w:val="en-US"/>
        </w:rPr>
        <w:t>3</w:t>
      </w:r>
      <w:r w:rsidR="00EB266D">
        <w:rPr>
          <w:lang w:val="en-US"/>
        </w:rPr>
        <w:t>6</w:t>
      </w:r>
      <w:r w:rsidR="008C2414">
        <w:rPr>
          <w:lang w:val="en-US"/>
        </w:rPr>
        <w:t xml:space="preserve">ms in duration. </w:t>
      </w:r>
      <w:r w:rsidR="008A7277">
        <w:rPr>
          <w:lang w:val="en-US"/>
        </w:rPr>
        <w:t xml:space="preserve">This was comparable </w:t>
      </w:r>
      <w:r w:rsidR="00EB266D">
        <w:rPr>
          <w:lang w:val="en-US"/>
        </w:rPr>
        <w:t xml:space="preserve">with Pixel 6a device </w:t>
      </w:r>
      <w:r w:rsidR="008A7277">
        <w:rPr>
          <w:lang w:val="en-US"/>
        </w:rPr>
        <w:t>in numbers</w:t>
      </w:r>
      <w:r w:rsidR="00EB266D">
        <w:rPr>
          <w:lang w:val="en-US"/>
        </w:rPr>
        <w:t>,</w:t>
      </w:r>
      <w:r w:rsidR="008A7277">
        <w:rPr>
          <w:lang w:val="en-US"/>
        </w:rPr>
        <w:t xml:space="preserve"> durations</w:t>
      </w:r>
      <w:r w:rsidR="00EB266D">
        <w:rPr>
          <w:lang w:val="en-US"/>
        </w:rPr>
        <w:t xml:space="preserve">, and uniformity, except for the 10% charged condition, where very long </w:t>
      </w:r>
      <w:r w:rsidR="0049770E">
        <w:rPr>
          <w:lang w:val="en-US"/>
        </w:rPr>
        <w:t xml:space="preserve">(36ms) </w:t>
      </w:r>
      <w:r w:rsidR="00EB266D">
        <w:rPr>
          <w:lang w:val="en-US"/>
        </w:rPr>
        <w:t>interval was documented</w:t>
      </w:r>
      <w:r w:rsidR="008A7277">
        <w:rPr>
          <w:lang w:val="en-US"/>
        </w:rPr>
        <w:t>.</w:t>
      </w:r>
    </w:p>
    <w:p w14:paraId="64B1FBDC" w14:textId="72CD9A51" w:rsidR="002C5762" w:rsidRDefault="002C5762" w:rsidP="002C5762">
      <w:pPr>
        <w:pStyle w:val="BodyText"/>
        <w:ind w:firstLine="0pt"/>
      </w:pPr>
    </w:p>
    <w:p w14:paraId="31189B47" w14:textId="74D57E03" w:rsidR="008C00EC" w:rsidRDefault="00843EC8">
      <w:pPr>
        <w:pStyle w:val="BodyText"/>
        <w:ind w:firstLine="0pt"/>
        <w:jc w:val="center"/>
        <w:pPrChange w:id="332" w:author="Stavrou, Angelos" w:date="2024-06-26T22:02:00Z">
          <w:pPr>
            <w:pStyle w:val="BodyText"/>
            <w:ind w:firstLine="0pt"/>
          </w:pPr>
        </w:pPrChange>
      </w:pPr>
      <w:r>
        <w:rPr>
          <w:noProof/>
        </w:rPr>
        <w:drawing>
          <wp:inline distT="0" distB="0" distL="0" distR="0" wp14:anchorId="3D501CF8" wp14:editId="3498F4F7">
            <wp:extent cx="3075738" cy="1697064"/>
            <wp:effectExtent l="0" t="0" r="0" b="5080"/>
            <wp:docPr id="1649564981" name="Picture 1" descr="A graph of different colored squar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49564981" name="Picture 1" descr="A graph of different colored squares&#10;&#10;Description automatically generated with medium confidence"/>
                    <pic:cNvPicPr/>
                  </pic:nvPicPr>
                  <pic:blipFill>
                    <a:blip r:embed="rId23"/>
                    <a:stretch>
                      <a:fillRect/>
                    </a:stretch>
                  </pic:blipFill>
                  <pic:spPr>
                    <a:xfrm>
                      <a:off x="0" y="0"/>
                      <a:ext cx="3080147" cy="1699496"/>
                    </a:xfrm>
                    <a:prstGeom prst="rect">
                      <a:avLst/>
                    </a:prstGeom>
                  </pic:spPr>
                </pic:pic>
              </a:graphicData>
            </a:graphic>
          </wp:inline>
        </w:drawing>
      </w:r>
    </w:p>
    <w:p w14:paraId="733BD043" w14:textId="027183A2" w:rsidR="00337FD5" w:rsidRDefault="00337FD5" w:rsidP="00337FD5">
      <w:pPr>
        <w:pStyle w:val="figurecaption"/>
      </w:pPr>
      <w:r w:rsidRPr="007B07C8">
        <w:t xml:space="preserve">Interval distributions of accelerometer sensor data access in stationary </w:t>
      </w:r>
      <w:r>
        <w:t xml:space="preserve">and moving </w:t>
      </w:r>
      <w:r w:rsidR="002A781D">
        <w:t>SamsungS22</w:t>
      </w:r>
      <w:r w:rsidRPr="007B07C8">
        <w:t xml:space="preserve">. </w:t>
      </w:r>
      <w:r>
        <w:t xml:space="preserve">Hi load CPU </w:t>
      </w:r>
      <w:r w:rsidR="00843EC8">
        <w:t xml:space="preserve">both stationary and moving </w:t>
      </w:r>
      <w:r>
        <w:t>device</w:t>
      </w:r>
      <w:r w:rsidR="00843EC8">
        <w:t>s</w:t>
      </w:r>
      <w:r>
        <w:t xml:space="preserve"> did not show long intervals (not show). </w:t>
      </w:r>
    </w:p>
    <w:p w14:paraId="733B356C" w14:textId="03427AE2" w:rsidR="00394F18" w:rsidRDefault="002C5762" w:rsidP="00B303E4">
      <w:pPr>
        <w:pStyle w:val="BodyText"/>
      </w:pPr>
      <w:r w:rsidRPr="00A3775E">
        <w:rPr>
          <w:rStyle w:val="Emphasis"/>
        </w:rPr>
        <w:lastRenderedPageBreak/>
        <w:t>Gyroscope study</w:t>
      </w:r>
      <w:r>
        <w:t xml:space="preserve"> on Samsung S22 phone revealed similar tendencies, i.e. the high CPU load showed the lowest and highly significant values by means (around 1ms, i.e., Fig.10 A, C, and E showed 202.0</w:t>
      </w:r>
      <w:r w:rsidR="002D2480">
        <w:rPr>
          <w:lang w:val="en-US"/>
        </w:rPr>
        <w:t>±</w:t>
      </w:r>
      <w:r>
        <w:t>1.8ms, 202.0</w:t>
      </w:r>
      <w:r w:rsidR="002D2480">
        <w:rPr>
          <w:lang w:val="en-US"/>
        </w:rPr>
        <w:t>±</w:t>
      </w:r>
      <w:r>
        <w:t>1.9ms, and 201.0</w:t>
      </w:r>
      <w:r w:rsidR="002D2480">
        <w:rPr>
          <w:lang w:val="en-US"/>
        </w:rPr>
        <w:t>±</w:t>
      </w:r>
      <w:r>
        <w:t xml:space="preserve">2.0ms, respectively) and interval distributions (Fig.10). Moreover, there was a significant difference between stationary and moving devices in high CPU load case (Fig.10 E vs F). </w:t>
      </w:r>
    </w:p>
    <w:p w14:paraId="0F642499" w14:textId="77777777" w:rsidR="00EB266D" w:rsidRDefault="00EB266D" w:rsidP="00B303E4">
      <w:pPr>
        <w:pStyle w:val="BodyText"/>
      </w:pPr>
    </w:p>
    <w:p w14:paraId="5B2AF66D" w14:textId="49C5F1CA" w:rsidR="00394F18" w:rsidRDefault="00394F18">
      <w:pPr>
        <w:pStyle w:val="BodyText"/>
        <w:ind w:firstLine="0pt"/>
        <w:jc w:val="center"/>
        <w:pPrChange w:id="333" w:author="Stavrou, Angelos" w:date="2024-06-26T22:02:00Z">
          <w:pPr>
            <w:pStyle w:val="BodyText"/>
            <w:ind w:firstLine="0pt"/>
          </w:pPr>
        </w:pPrChange>
      </w:pPr>
      <w:r>
        <w:rPr>
          <w:noProof/>
        </w:rPr>
        <w:drawing>
          <wp:inline distT="0" distB="0" distL="0" distR="0" wp14:anchorId="49D9A960" wp14:editId="6B13B97C">
            <wp:extent cx="2907273" cy="1805553"/>
            <wp:effectExtent l="0" t="0" r="1270" b="0"/>
            <wp:docPr id="1543817729" name="Picture 1" descr="A graph with blue and orang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43817729" name="Picture 1" descr="A graph with blue and orange bars&#10;&#10;Description automatically generated"/>
                    <pic:cNvPicPr/>
                  </pic:nvPicPr>
                  <pic:blipFill>
                    <a:blip r:embed="rId24"/>
                    <a:stretch>
                      <a:fillRect/>
                    </a:stretch>
                  </pic:blipFill>
                  <pic:spPr>
                    <a:xfrm>
                      <a:off x="0" y="0"/>
                      <a:ext cx="2933234" cy="1821676"/>
                    </a:xfrm>
                    <a:prstGeom prst="rect">
                      <a:avLst/>
                    </a:prstGeom>
                  </pic:spPr>
                </pic:pic>
              </a:graphicData>
            </a:graphic>
          </wp:inline>
        </w:drawing>
      </w:r>
    </w:p>
    <w:p w14:paraId="2693A5DE" w14:textId="5AA10FC1" w:rsidR="008A7277" w:rsidRPr="008A7277" w:rsidRDefault="002A781D" w:rsidP="00394F18">
      <w:pPr>
        <w:pStyle w:val="figurecaption"/>
      </w:pPr>
      <w:r>
        <w:t>SamsungS22 g</w:t>
      </w:r>
      <w:r w:rsidR="00394F18">
        <w:t>yroscope data reading intervals were the lowest at high CPU load. * - significant mean difference obtained by t-test (* - p&lt;0.05, ** - p&lt;0.01, *** - p&lt;0.001, n=898). # - significant difference in interval distributions obtained by Z-test (score &gt; 1.645, alpha &lt; 0.05). Blue A - 100% charged battery, C – 10% charged battery, E – 100% charged battery with CPU at high load when device was stationary. Orange B, D, F – same conditions but when device was moving.</w:t>
      </w:r>
    </w:p>
    <w:p w14:paraId="7815FEE8" w14:textId="0F4BD27F" w:rsidR="008A7277" w:rsidRPr="008A7277" w:rsidRDefault="008A7277" w:rsidP="00394F18">
      <w:pPr>
        <w:pStyle w:val="BodyText"/>
        <w:ind w:firstLine="0pt"/>
        <w:rPr>
          <w:lang w:val="en-US"/>
        </w:rPr>
      </w:pPr>
      <w:r>
        <w:rPr>
          <w:lang w:val="en-US"/>
        </w:rPr>
        <w:t>Whisker plots (</w:t>
      </w:r>
      <w:ins w:id="334" w:author="Stavrou, Angelos" w:date="2024-06-26T22:07:00Z">
        <w:r w:rsidR="006E46B2">
          <w:rPr>
            <w:lang w:val="en-US"/>
          </w:rPr>
          <w:t xml:space="preserve">see </w:t>
        </w:r>
      </w:ins>
      <w:r>
        <w:rPr>
          <w:lang w:val="en-US"/>
        </w:rPr>
        <w:t xml:space="preserve">Fig.11) showed existence of </w:t>
      </w:r>
      <w:r w:rsidR="00BC6837">
        <w:rPr>
          <w:lang w:val="en-US"/>
        </w:rPr>
        <w:t>longer</w:t>
      </w:r>
      <w:r>
        <w:rPr>
          <w:lang w:val="en-US"/>
        </w:rPr>
        <w:t xml:space="preserve"> intervals</w:t>
      </w:r>
      <w:r w:rsidR="00EB266D">
        <w:rPr>
          <w:lang w:val="en-US"/>
        </w:rPr>
        <w:t xml:space="preserve">, </w:t>
      </w:r>
      <w:r>
        <w:rPr>
          <w:lang w:val="en-US"/>
        </w:rPr>
        <w:t>16 in total</w:t>
      </w:r>
      <w:r w:rsidR="00EB266D">
        <w:rPr>
          <w:lang w:val="en-US"/>
        </w:rPr>
        <w:t>,</w:t>
      </w:r>
      <w:r>
        <w:rPr>
          <w:lang w:val="en-US"/>
        </w:rPr>
        <w:t xml:space="preserve"> with up to 52ms in duration. This was </w:t>
      </w:r>
      <w:r w:rsidR="00EB266D">
        <w:rPr>
          <w:lang w:val="en-US"/>
        </w:rPr>
        <w:t>not</w:t>
      </w:r>
      <w:r>
        <w:rPr>
          <w:lang w:val="en-US"/>
        </w:rPr>
        <w:t xml:space="preserve"> </w:t>
      </w:r>
      <w:r w:rsidR="00EB266D">
        <w:rPr>
          <w:lang w:val="en-US"/>
        </w:rPr>
        <w:t>the same</w:t>
      </w:r>
      <w:r>
        <w:rPr>
          <w:lang w:val="en-US"/>
        </w:rPr>
        <w:t xml:space="preserve"> in numbers and durations </w:t>
      </w:r>
      <w:r w:rsidR="00EB266D">
        <w:rPr>
          <w:lang w:val="en-US"/>
        </w:rPr>
        <w:t xml:space="preserve">when compared </w:t>
      </w:r>
      <w:r>
        <w:rPr>
          <w:lang w:val="en-US"/>
        </w:rPr>
        <w:t>with Pixel 6a device</w:t>
      </w:r>
      <w:r w:rsidR="00EB266D">
        <w:rPr>
          <w:lang w:val="en-US"/>
        </w:rPr>
        <w:t xml:space="preserve"> that showed substantial</w:t>
      </w:r>
      <w:r w:rsidR="00B9155E">
        <w:rPr>
          <w:lang w:val="en-US"/>
        </w:rPr>
        <w:t>ly greater</w:t>
      </w:r>
      <w:r w:rsidR="00EB266D">
        <w:rPr>
          <w:lang w:val="en-US"/>
        </w:rPr>
        <w:t xml:space="preserve"> </w:t>
      </w:r>
      <w:r w:rsidR="0049770E">
        <w:rPr>
          <w:lang w:val="en-US"/>
        </w:rPr>
        <w:t>number</w:t>
      </w:r>
      <w:r w:rsidR="00EB266D">
        <w:rPr>
          <w:lang w:val="en-US"/>
        </w:rPr>
        <w:t xml:space="preserve"> of long intervals</w:t>
      </w:r>
      <w:r w:rsidR="00B9155E">
        <w:rPr>
          <w:lang w:val="en-US"/>
        </w:rPr>
        <w:t xml:space="preserve"> and in different conditions</w:t>
      </w:r>
      <w:r>
        <w:rPr>
          <w:lang w:val="en-US"/>
        </w:rPr>
        <w:t>.</w:t>
      </w:r>
      <w:r w:rsidR="00EB266D">
        <w:rPr>
          <w:lang w:val="en-US"/>
        </w:rPr>
        <w:t xml:space="preserve"> </w:t>
      </w:r>
    </w:p>
    <w:p w14:paraId="21BFBFB4" w14:textId="273D3958" w:rsidR="00394F18" w:rsidRDefault="00394F18" w:rsidP="00394F18">
      <w:pPr>
        <w:pStyle w:val="BodyText"/>
        <w:ind w:firstLine="0pt"/>
      </w:pPr>
    </w:p>
    <w:p w14:paraId="6D8E41EB" w14:textId="43128B9A" w:rsidR="008C00EC" w:rsidRDefault="00CC6E03" w:rsidP="00394F18">
      <w:pPr>
        <w:pStyle w:val="BodyText"/>
        <w:ind w:firstLine="0pt"/>
      </w:pPr>
      <w:r>
        <w:rPr>
          <w:noProof/>
        </w:rPr>
        <w:drawing>
          <wp:inline distT="0" distB="0" distL="0" distR="0" wp14:anchorId="39826332" wp14:editId="1BE083DB">
            <wp:extent cx="3068320" cy="1921790"/>
            <wp:effectExtent l="0" t="0" r="5080" b="0"/>
            <wp:docPr id="442838219"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2838219" name="Picture 1" descr="A screenshot of a graph&#10;&#10;Description automatically generated"/>
                    <pic:cNvPicPr/>
                  </pic:nvPicPr>
                  <pic:blipFill>
                    <a:blip r:embed="rId25"/>
                    <a:stretch>
                      <a:fillRect/>
                    </a:stretch>
                  </pic:blipFill>
                  <pic:spPr>
                    <a:xfrm>
                      <a:off x="0" y="0"/>
                      <a:ext cx="3082037" cy="1930381"/>
                    </a:xfrm>
                    <a:prstGeom prst="rect">
                      <a:avLst/>
                    </a:prstGeom>
                  </pic:spPr>
                </pic:pic>
              </a:graphicData>
            </a:graphic>
          </wp:inline>
        </w:drawing>
      </w:r>
    </w:p>
    <w:p w14:paraId="3E7B553C" w14:textId="6E4638C2" w:rsidR="00843EC8" w:rsidRDefault="00843EC8" w:rsidP="00843EC8">
      <w:pPr>
        <w:pStyle w:val="figurecaption"/>
      </w:pPr>
      <w:r w:rsidRPr="007B07C8">
        <w:t xml:space="preserve">Interval distributions of </w:t>
      </w:r>
      <w:r>
        <w:t>gyroscope</w:t>
      </w:r>
      <w:r w:rsidRPr="007B07C8">
        <w:t xml:space="preserve"> sensor data access in stationary </w:t>
      </w:r>
      <w:r>
        <w:t xml:space="preserve">and moving </w:t>
      </w:r>
      <w:r w:rsidR="002A781D">
        <w:t>SamsungS22</w:t>
      </w:r>
      <w:r>
        <w:t xml:space="preserve">. </w:t>
      </w:r>
    </w:p>
    <w:p w14:paraId="747014D1" w14:textId="3563FB63" w:rsidR="002C5762" w:rsidRDefault="002C5762" w:rsidP="002C5762">
      <w:pPr>
        <w:pStyle w:val="BodyText"/>
      </w:pPr>
      <w:r w:rsidRPr="00394F18">
        <w:rPr>
          <w:rStyle w:val="Emphasis"/>
        </w:rPr>
        <w:t>Accelerometer and Gyroscope study</w:t>
      </w:r>
      <w:r>
        <w:t xml:space="preserve"> in general produced very analogous results as single sensors studies (Fig.12). Namely, data obtained for the high CPU load, however only for stationary devices, were highly significant for 100% and 10% charged devices. Moreover, data from 100% charged moving device showed significant change in the distribution when compared with high CPU load (Fig. 13).</w:t>
      </w:r>
    </w:p>
    <w:p w14:paraId="0ADB9DB3" w14:textId="3B2656A9" w:rsidR="002C5762" w:rsidRDefault="001D4635" w:rsidP="001D4635">
      <w:pPr>
        <w:pStyle w:val="BodyText"/>
        <w:ind w:firstLine="0pt"/>
      </w:pPr>
      <w:r>
        <w:rPr>
          <w:noProof/>
        </w:rPr>
        <w:drawing>
          <wp:inline distT="0" distB="0" distL="0" distR="0" wp14:anchorId="48D75E7F" wp14:editId="0CD387DA">
            <wp:extent cx="3195934" cy="1635072"/>
            <wp:effectExtent l="0" t="0" r="5080" b="3810"/>
            <wp:docPr id="324632594" name="Picture 1" descr="A graph of a bar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4632594" name="Picture 1" descr="A graph of a bar graph&#10;&#10;Description automatically generated"/>
                    <pic:cNvPicPr/>
                  </pic:nvPicPr>
                  <pic:blipFill>
                    <a:blip r:embed="rId26"/>
                    <a:stretch>
                      <a:fillRect/>
                    </a:stretch>
                  </pic:blipFill>
                  <pic:spPr>
                    <a:xfrm>
                      <a:off x="0" y="0"/>
                      <a:ext cx="3204637" cy="1639525"/>
                    </a:xfrm>
                    <a:prstGeom prst="rect">
                      <a:avLst/>
                    </a:prstGeom>
                  </pic:spPr>
                </pic:pic>
              </a:graphicData>
            </a:graphic>
          </wp:inline>
        </w:drawing>
      </w:r>
    </w:p>
    <w:p w14:paraId="2D3CA37D" w14:textId="3F03D0B1" w:rsidR="001D4635" w:rsidRDefault="006F5856" w:rsidP="001D4635">
      <w:pPr>
        <w:pStyle w:val="figurecaption"/>
      </w:pPr>
      <w:r>
        <w:t>A</w:t>
      </w:r>
      <w:r w:rsidR="001D4635">
        <w:t xml:space="preserve">ccelerometer and </w:t>
      </w:r>
      <w:r>
        <w:t>g</w:t>
      </w:r>
      <w:r w:rsidR="001D4635">
        <w:t xml:space="preserve">yroscope data reading intervals were the lowest at high CPU load </w:t>
      </w:r>
      <w:r>
        <w:t xml:space="preserve">in </w:t>
      </w:r>
      <w:r w:rsidR="001D4635">
        <w:t xml:space="preserve">stationary </w:t>
      </w:r>
      <w:r>
        <w:t>SamsungS22</w:t>
      </w:r>
      <w:r w:rsidR="001D4635">
        <w:t xml:space="preserve">. </w:t>
      </w:r>
      <w:r w:rsidR="002D2480">
        <w:t>±</w:t>
      </w:r>
      <w:r w:rsidR="001D4635">
        <w:t xml:space="preserve"> - significant difference in interval distributions obtained by Z-test (score &gt; 1.645, alpha &lt; 0.05). * - significant mean difference obtained by t-test (p&lt;0.001, n=898) between E1,2 and A1,2 or C1,2. # - significant difference in interval distributions obtained by Z-test (score &gt; 1.645, alpha &lt; 0.05) between E1,2 and A1,2 or C1,2. Blue A - 100% charged battery, C – 10% charged battery, E – 100% charged battery with CPU at high load when device was stationary. Orange B, D, F – same conditions but when device was moving. Indexes 1 or 2 denote Accelerometer or Gyroscope sensor readings, respectively.</w:t>
      </w:r>
    </w:p>
    <w:p w14:paraId="68F302E4" w14:textId="77777777" w:rsidR="00EB266D" w:rsidDel="006E46B2" w:rsidRDefault="00EB266D" w:rsidP="001D4635">
      <w:pPr>
        <w:pStyle w:val="BodyText"/>
        <w:ind w:firstLine="0pt"/>
        <w:rPr>
          <w:del w:id="335" w:author="Stavrou, Angelos" w:date="2024-06-26T22:06:00Z"/>
        </w:rPr>
      </w:pPr>
    </w:p>
    <w:p w14:paraId="273F148D" w14:textId="51C33CA8" w:rsidR="00EB266D" w:rsidRPr="00136CB5" w:rsidRDefault="006E46B2">
      <w:pPr>
        <w:pStyle w:val="BodyText"/>
        <w:ind w:firstLine="0pt"/>
        <w:rPr>
          <w:lang w:val="en-US"/>
        </w:rPr>
        <w:pPrChange w:id="336" w:author="Stavrou, Angelos" w:date="2024-06-26T22:06:00Z">
          <w:pPr>
            <w:pStyle w:val="BodyText"/>
          </w:pPr>
        </w:pPrChange>
      </w:pPr>
      <w:ins w:id="337" w:author="Stavrou, Angelos" w:date="2024-06-26T22:06:00Z">
        <w:r>
          <w:rPr>
            <w:lang w:val="en-US"/>
          </w:rPr>
          <w:t>The w</w:t>
        </w:r>
      </w:ins>
      <w:del w:id="338" w:author="Stavrou, Angelos" w:date="2024-06-26T22:06:00Z">
        <w:r w:rsidR="00EB266D" w:rsidDel="006E46B2">
          <w:rPr>
            <w:lang w:val="en-US"/>
          </w:rPr>
          <w:delText>W</w:delText>
        </w:r>
      </w:del>
      <w:r w:rsidR="00EB266D">
        <w:rPr>
          <w:lang w:val="en-US"/>
        </w:rPr>
        <w:t xml:space="preserve">hisker plot of distributions revealed that longer up to 60ms intervals were again present but to the moderate extent of 17 in total, with 6 for accelerometer and 11 for gyroscope. </w:t>
      </w:r>
      <w:r w:rsidR="00C912E0">
        <w:rPr>
          <w:lang w:val="en-US"/>
        </w:rPr>
        <w:t>Main difference from Pixel 6a device was the relatively higher duration of these long intervals in Samsung S22</w:t>
      </w:r>
      <w:r w:rsidR="00B9155E">
        <w:rPr>
          <w:lang w:val="en-US"/>
        </w:rPr>
        <w:t xml:space="preserve"> and the presence of much longer</w:t>
      </w:r>
      <w:r w:rsidR="006F5856">
        <w:rPr>
          <w:lang w:val="en-US"/>
        </w:rPr>
        <w:t>,</w:t>
      </w:r>
      <w:r w:rsidR="00B9155E">
        <w:rPr>
          <w:lang w:val="en-US"/>
        </w:rPr>
        <w:t xml:space="preserve"> up to 60ms interval in Hi load CPU conditions in gyroscope sensor data</w:t>
      </w:r>
      <w:r w:rsidR="00C912E0">
        <w:rPr>
          <w:lang w:val="en-US"/>
        </w:rPr>
        <w:t xml:space="preserve">. </w:t>
      </w:r>
    </w:p>
    <w:p w14:paraId="5E16117E" w14:textId="77777777" w:rsidR="00C912E0" w:rsidRDefault="00C912E0" w:rsidP="001D4635">
      <w:pPr>
        <w:pStyle w:val="BodyText"/>
        <w:ind w:firstLine="0pt"/>
      </w:pPr>
    </w:p>
    <w:p w14:paraId="4BDF9B6F" w14:textId="62547B96" w:rsidR="00F40E26" w:rsidRDefault="00F40E26" w:rsidP="001D4635">
      <w:pPr>
        <w:pStyle w:val="BodyText"/>
        <w:ind w:firstLine="0pt"/>
      </w:pPr>
      <w:r>
        <w:rPr>
          <w:noProof/>
        </w:rPr>
        <w:drawing>
          <wp:inline distT="0" distB="0" distL="0" distR="0" wp14:anchorId="47599661" wp14:editId="436176B7">
            <wp:extent cx="3195955" cy="1569085"/>
            <wp:effectExtent l="0" t="0" r="4445" b="5715"/>
            <wp:docPr id="104134623" name="Picture 1" descr="A graph with red dots and blue squar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134623" name="Picture 1" descr="A graph with red dots and blue squares&#10;&#10;Description automatically generated with medium confidence"/>
                    <pic:cNvPicPr/>
                  </pic:nvPicPr>
                  <pic:blipFill>
                    <a:blip r:embed="rId27"/>
                    <a:stretch>
                      <a:fillRect/>
                    </a:stretch>
                  </pic:blipFill>
                  <pic:spPr>
                    <a:xfrm>
                      <a:off x="0" y="0"/>
                      <a:ext cx="3195955" cy="1569085"/>
                    </a:xfrm>
                    <a:prstGeom prst="rect">
                      <a:avLst/>
                    </a:prstGeom>
                  </pic:spPr>
                </pic:pic>
              </a:graphicData>
            </a:graphic>
          </wp:inline>
        </w:drawing>
      </w:r>
    </w:p>
    <w:p w14:paraId="09420037" w14:textId="2F89DE3B" w:rsidR="001D4635" w:rsidRDefault="00843EC8" w:rsidP="00843EC8">
      <w:pPr>
        <w:pStyle w:val="figurecaption"/>
      </w:pPr>
      <w:r w:rsidRPr="007B07C8">
        <w:t xml:space="preserve">Interval distributions of accelerometer </w:t>
      </w:r>
      <w:r>
        <w:t xml:space="preserve">and gyroscope </w:t>
      </w:r>
      <w:r w:rsidRPr="007B07C8">
        <w:t>sensor data access</w:t>
      </w:r>
      <w:r>
        <w:t>ed simultaneously</w:t>
      </w:r>
      <w:r w:rsidRPr="007B07C8">
        <w:t xml:space="preserve"> in stationary</w:t>
      </w:r>
      <w:r>
        <w:t xml:space="preserve"> and moving</w:t>
      </w:r>
      <w:r w:rsidRPr="007B07C8">
        <w:t xml:space="preserve"> </w:t>
      </w:r>
      <w:r w:rsidR="006F5856">
        <w:t>SamsungS22</w:t>
      </w:r>
      <w:r w:rsidRPr="007B07C8">
        <w:t xml:space="preserve">. </w:t>
      </w:r>
      <w:r>
        <w:t>Gyroscope in 100% charged moving devices, and Accelerometer in 10% charged stationary and moving devices did not show long intervals (not show)</w:t>
      </w:r>
      <w:r w:rsidR="001D4635">
        <w:t>.</w:t>
      </w:r>
    </w:p>
    <w:p w14:paraId="237A90BE" w14:textId="49E88F2D" w:rsidR="002C5762" w:rsidRPr="00BF20F0" w:rsidRDefault="002C5762" w:rsidP="00822129">
      <w:pPr>
        <w:pStyle w:val="BodyText"/>
        <w:rPr>
          <w:lang w:val="en-US"/>
        </w:rPr>
      </w:pPr>
      <w:r>
        <w:t xml:space="preserve">Clearly, Samsung S22 phone showed </w:t>
      </w:r>
      <w:r w:rsidR="00437EA8">
        <w:rPr>
          <w:lang w:val="en-US"/>
        </w:rPr>
        <w:t>the same tendency in average polling rates</w:t>
      </w:r>
      <w:r>
        <w:t xml:space="preserve"> in </w:t>
      </w:r>
      <w:r w:rsidR="00437EA8">
        <w:rPr>
          <w:lang w:val="en-US"/>
        </w:rPr>
        <w:t xml:space="preserve">both </w:t>
      </w:r>
      <w:r>
        <w:t>multi and single sensor data acquisitions</w:t>
      </w:r>
      <w:r w:rsidR="00437EA8">
        <w:rPr>
          <w:lang w:val="en-US"/>
        </w:rPr>
        <w:t xml:space="preserve">. </w:t>
      </w:r>
      <w:r>
        <w:t>Goggle Pixel 6a phone</w:t>
      </w:r>
      <w:r w:rsidR="00BF20F0">
        <w:rPr>
          <w:lang w:val="en-US"/>
        </w:rPr>
        <w:t>, on a contrary,</w:t>
      </w:r>
      <w:r w:rsidR="00CD71D9">
        <w:rPr>
          <w:lang w:val="en-US"/>
        </w:rPr>
        <w:t xml:space="preserve"> did not show that</w:t>
      </w:r>
      <w:r w:rsidR="00BF20F0">
        <w:rPr>
          <w:lang w:val="en-US"/>
        </w:rPr>
        <w:t>.</w:t>
      </w:r>
      <w:r>
        <w:t xml:space="preserve"> </w:t>
      </w:r>
      <w:r w:rsidR="00BF20F0">
        <w:rPr>
          <w:lang w:val="en-US"/>
        </w:rPr>
        <w:t>Moreover, occurrence of the longer intervals was found to be different in both devices. P</w:t>
      </w:r>
      <w:r w:rsidR="00CD71D9">
        <w:rPr>
          <w:lang w:val="en-US"/>
        </w:rPr>
        <w:t xml:space="preserve">erhaps </w:t>
      </w:r>
      <w:r w:rsidR="004F3A3C">
        <w:rPr>
          <w:lang w:val="en-US"/>
        </w:rPr>
        <w:t>that</w:t>
      </w:r>
      <w:r>
        <w:t xml:space="preserve"> may </w:t>
      </w:r>
      <w:r w:rsidR="00CD71D9">
        <w:rPr>
          <w:lang w:val="en-US"/>
        </w:rPr>
        <w:t>have been caused by</w:t>
      </w:r>
      <w:r>
        <w:t xml:space="preserve"> the differences </w:t>
      </w:r>
      <w:r w:rsidR="00CD71D9">
        <w:rPr>
          <w:lang w:val="en-US"/>
        </w:rPr>
        <w:t>in</w:t>
      </w:r>
      <w:r>
        <w:t xml:space="preserve"> the hardware design</w:t>
      </w:r>
      <w:r w:rsidR="00CD71D9">
        <w:rPr>
          <w:lang w:val="en-US"/>
        </w:rPr>
        <w:t xml:space="preserve"> of these devices</w:t>
      </w:r>
      <w:r w:rsidR="00BF20F0">
        <w:rPr>
          <w:lang w:val="en-US"/>
        </w:rPr>
        <w:t>.</w:t>
      </w:r>
    </w:p>
    <w:p w14:paraId="552DCA45" w14:textId="4B7083C6" w:rsidR="00A40CEA" w:rsidDel="000D6066" w:rsidRDefault="002C5762" w:rsidP="004005D1">
      <w:pPr>
        <w:pStyle w:val="BodyText"/>
        <w:ind w:end="0.35pt"/>
        <w:rPr>
          <w:del w:id="339" w:author="Stavrou, Angelos" w:date="2024-06-27T15:39:00Z"/>
        </w:rPr>
      </w:pPr>
      <w:r>
        <w:t xml:space="preserve">To be consistent with Google Pixel 6a phone study we investigated if there </w:t>
      </w:r>
      <w:r w:rsidR="00BF20F0">
        <w:rPr>
          <w:lang w:val="en-US"/>
        </w:rPr>
        <w:t>had been</w:t>
      </w:r>
      <w:r>
        <w:t xml:space="preserve"> any degree of relationship between gyroscope and accelerometer data. Figure 14 shows cross-correlation vs</w:t>
      </w:r>
      <w:r w:rsidR="006F5856">
        <w:rPr>
          <w:lang w:val="en-US"/>
        </w:rPr>
        <w:t>.</w:t>
      </w:r>
      <w:r>
        <w:t xml:space="preserve"> lag plot for each condition for moving or stationary device. In contract to Google Pixel 6a that had highly distinctive peak with r=0.2 and various others around 0.1, Samsung S22 did not show the same or anything close to that. All cross-correlations vs</w:t>
      </w:r>
      <w:r w:rsidR="006F5856">
        <w:rPr>
          <w:lang w:val="en-US"/>
        </w:rPr>
        <w:t>.</w:t>
      </w:r>
      <w:r>
        <w:t xml:space="preserve"> lag plot were rather unimpressive. That may account for the lack of any relationships between gyroscope and accelerometer (as </w:t>
      </w:r>
      <w:r w:rsidR="004F3A3C">
        <w:rPr>
          <w:lang w:val="en-US"/>
        </w:rPr>
        <w:t>it</w:t>
      </w:r>
      <w:r>
        <w:t xml:space="preserve"> should</w:t>
      </w:r>
      <w:r w:rsidR="004F3A3C">
        <w:rPr>
          <w:lang w:val="en-US"/>
        </w:rPr>
        <w:t xml:space="preserve"> be</w:t>
      </w:r>
      <w:r>
        <w:t xml:space="preserve">) in Samsung, however Google might </w:t>
      </w:r>
      <w:r w:rsidR="004F3A3C">
        <w:rPr>
          <w:lang w:val="en-US"/>
        </w:rPr>
        <w:t xml:space="preserve">have </w:t>
      </w:r>
      <w:r>
        <w:lastRenderedPageBreak/>
        <w:t>displa</w:t>
      </w:r>
      <w:r w:rsidR="004F3A3C">
        <w:rPr>
          <w:lang w:val="en-US"/>
        </w:rPr>
        <w:t>yed</w:t>
      </w:r>
      <w:r>
        <w:t xml:space="preserve"> some background interplay between the sensors (but </w:t>
      </w:r>
      <w:r w:rsidR="004F3A3C">
        <w:rPr>
          <w:lang w:val="en-US"/>
        </w:rPr>
        <w:t>it</w:t>
      </w:r>
      <w:r>
        <w:t xml:space="preserve"> should not</w:t>
      </w:r>
      <w:r w:rsidR="004F3A3C">
        <w:rPr>
          <w:lang w:val="en-US"/>
        </w:rPr>
        <w:t xml:space="preserve"> have</w:t>
      </w:r>
      <w:r>
        <w:t>).</w:t>
      </w:r>
    </w:p>
    <w:p w14:paraId="6AC71D36" w14:textId="385CDF03" w:rsidR="00822129" w:rsidRDefault="00822129">
      <w:pPr>
        <w:pStyle w:val="BodyText"/>
        <w:ind w:end="0.35pt"/>
        <w:pPrChange w:id="340" w:author="Stavrou, Angelos" w:date="2024-06-27T15:39:00Z">
          <w:pPr>
            <w:pStyle w:val="BodyText"/>
            <w:ind w:end="-1.65pt" w:firstLine="0pt"/>
          </w:pPr>
        </w:pPrChange>
      </w:pPr>
      <w:del w:id="341" w:author="Stavrou, Angelos" w:date="2024-06-27T15:27:00Z">
        <w:r w:rsidDel="0076451B">
          <w:rPr>
            <w:noProof/>
          </w:rPr>
          <w:drawing>
            <wp:inline distT="0" distB="0" distL="0" distR="0" wp14:anchorId="2BA68525" wp14:editId="03204A31">
              <wp:extent cx="1042416" cy="1243584"/>
              <wp:effectExtent l="0" t="0" r="0" b="1270"/>
              <wp:docPr id="1282698919" name="Picture 1" descr="A graph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2698919" name="Picture 1" descr="A graph on a white background&#10;&#10;Description automatically generated"/>
                      <pic:cNvPicPr/>
                    </pic:nvPicPr>
                    <pic:blipFill>
                      <a:blip r:embed="rId28"/>
                      <a:stretch>
                        <a:fillRect/>
                      </a:stretch>
                    </pic:blipFill>
                    <pic:spPr>
                      <a:xfrm>
                        <a:off x="0" y="0"/>
                        <a:ext cx="1042416" cy="1243584"/>
                      </a:xfrm>
                      <a:prstGeom prst="rect">
                        <a:avLst/>
                      </a:prstGeom>
                    </pic:spPr>
                  </pic:pic>
                </a:graphicData>
              </a:graphic>
            </wp:inline>
          </w:drawing>
        </w:r>
        <w:r w:rsidDel="0076451B">
          <w:rPr>
            <w:noProof/>
          </w:rPr>
          <w:drawing>
            <wp:inline distT="0" distB="0" distL="0" distR="0" wp14:anchorId="68C5E7CF" wp14:editId="5F68B216">
              <wp:extent cx="1042416" cy="1243584"/>
              <wp:effectExtent l="0" t="0" r="0" b="1270"/>
              <wp:docPr id="1564785766" name="Picture 1" descr="A graph on a pap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64785766" name="Picture 1" descr="A graph on a paper&#10;&#10;Description automatically generated"/>
                      <pic:cNvPicPr/>
                    </pic:nvPicPr>
                    <pic:blipFill>
                      <a:blip r:embed="rId29"/>
                      <a:stretch>
                        <a:fillRect/>
                      </a:stretch>
                    </pic:blipFill>
                    <pic:spPr>
                      <a:xfrm>
                        <a:off x="0" y="0"/>
                        <a:ext cx="1042416" cy="1243584"/>
                      </a:xfrm>
                      <a:prstGeom prst="rect">
                        <a:avLst/>
                      </a:prstGeom>
                    </pic:spPr>
                  </pic:pic>
                </a:graphicData>
              </a:graphic>
            </wp:inline>
          </w:drawing>
        </w:r>
        <w:r w:rsidDel="0076451B">
          <w:rPr>
            <w:noProof/>
          </w:rPr>
          <w:drawing>
            <wp:inline distT="0" distB="0" distL="0" distR="0" wp14:anchorId="1F1BFC80" wp14:editId="5DE43C5F">
              <wp:extent cx="1042416" cy="1243584"/>
              <wp:effectExtent l="0" t="0" r="0" b="1270"/>
              <wp:docPr id="1981672518" name="Picture 1" descr="A graph on a pap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1672518" name="Picture 1" descr="A graph on a paper&#10;&#10;Description automatically generated"/>
                      <pic:cNvPicPr/>
                    </pic:nvPicPr>
                    <pic:blipFill>
                      <a:blip r:embed="rId30"/>
                      <a:stretch>
                        <a:fillRect/>
                      </a:stretch>
                    </pic:blipFill>
                    <pic:spPr>
                      <a:xfrm>
                        <a:off x="0" y="0"/>
                        <a:ext cx="1042416" cy="1243584"/>
                      </a:xfrm>
                      <a:prstGeom prst="rect">
                        <a:avLst/>
                      </a:prstGeom>
                    </pic:spPr>
                  </pic:pic>
                </a:graphicData>
              </a:graphic>
            </wp:inline>
          </w:drawing>
        </w:r>
      </w:del>
    </w:p>
    <w:p w14:paraId="620917F3" w14:textId="2BB573F4" w:rsidR="00822129" w:rsidRDefault="000D6066">
      <w:pPr>
        <w:pStyle w:val="BodyText"/>
        <w:ind w:end="-1.65pt" w:firstLine="0pt"/>
        <w:jc w:val="center"/>
        <w:pPrChange w:id="342" w:author="Stavrou, Angelos" w:date="2024-06-27T15:43:00Z">
          <w:pPr>
            <w:pStyle w:val="BodyText"/>
            <w:ind w:end="-1.65pt" w:firstLine="0pt"/>
          </w:pPr>
        </w:pPrChange>
      </w:pPr>
      <w:ins w:id="343" w:author="Stavrou, Angelos" w:date="2024-06-27T15:40:00Z">
        <w:r w:rsidRPr="000D6066">
          <w:rPr>
            <w:noProof/>
          </w:rPr>
          <w:drawing>
            <wp:inline distT="0" distB="0" distL="0" distR="0" wp14:anchorId="6B2E17DA" wp14:editId="79E61327">
              <wp:extent cx="3068000" cy="3084163"/>
              <wp:effectExtent l="0" t="0" r="5715" b="2540"/>
              <wp:docPr id="138933129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89331294" name=""/>
                      <pic:cNvPicPr/>
                    </pic:nvPicPr>
                    <pic:blipFill rotWithShape="1">
                      <a:blip r:embed="rId31"/>
                      <a:srcRect r="1.569%"/>
                      <a:stretch/>
                    </pic:blipFill>
                    <pic:spPr bwMode="auto">
                      <a:xfrm>
                        <a:off x="0" y="0"/>
                        <a:ext cx="3079995" cy="3096221"/>
                      </a:xfrm>
                      <a:prstGeom prst="rect">
                        <a:avLst/>
                      </a:prstGeom>
                      <a:ln>
                        <a:noFill/>
                      </a:ln>
                      <a:extLst>
                        <a:ext uri="{53640926-AAD7-44D8-BBD7-CCE9431645EC}">
                          <a14:shadowObscured xmlns:a14="http://schemas.microsoft.com/office/drawing/2010/main"/>
                        </a:ext>
                      </a:extLst>
                    </pic:spPr>
                  </pic:pic>
                </a:graphicData>
              </a:graphic>
            </wp:inline>
          </w:drawing>
        </w:r>
      </w:ins>
      <w:del w:id="344" w:author="Stavrou, Angelos" w:date="2024-06-27T15:39:00Z">
        <w:r w:rsidR="00822129" w:rsidDel="000D6066">
          <w:rPr>
            <w:noProof/>
          </w:rPr>
          <w:drawing>
            <wp:inline distT="0" distB="0" distL="0" distR="0" wp14:anchorId="43E9AD1F" wp14:editId="199BDED4">
              <wp:extent cx="1042416" cy="1243584"/>
              <wp:effectExtent l="0" t="0" r="0" b="1270"/>
              <wp:docPr id="1990987613" name="Picture 1" descr="A graph on a white shee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0987613" name="Picture 1" descr="A graph on a white sheet&#10;&#10;Description automatically generated"/>
                      <pic:cNvPicPr/>
                    </pic:nvPicPr>
                    <pic:blipFill>
                      <a:blip r:embed="rId32"/>
                      <a:stretch>
                        <a:fillRect/>
                      </a:stretch>
                    </pic:blipFill>
                    <pic:spPr>
                      <a:xfrm>
                        <a:off x="0" y="0"/>
                        <a:ext cx="1042416" cy="1243584"/>
                      </a:xfrm>
                      <a:prstGeom prst="rect">
                        <a:avLst/>
                      </a:prstGeom>
                    </pic:spPr>
                  </pic:pic>
                </a:graphicData>
              </a:graphic>
            </wp:inline>
          </w:drawing>
        </w:r>
        <w:r w:rsidR="00822129" w:rsidDel="000D6066">
          <w:rPr>
            <w:noProof/>
          </w:rPr>
          <w:drawing>
            <wp:inline distT="0" distB="0" distL="0" distR="0" wp14:anchorId="62478328" wp14:editId="1BDD622F">
              <wp:extent cx="1042416" cy="1243584"/>
              <wp:effectExtent l="0" t="0" r="0" b="1270"/>
              <wp:docPr id="1776019202"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6019202" name="Picture 1" descr="A graph with a line graph&#10;&#10;Description automatically generated"/>
                      <pic:cNvPicPr/>
                    </pic:nvPicPr>
                    <pic:blipFill>
                      <a:blip r:embed="rId33"/>
                      <a:stretch>
                        <a:fillRect/>
                      </a:stretch>
                    </pic:blipFill>
                    <pic:spPr>
                      <a:xfrm>
                        <a:off x="0" y="0"/>
                        <a:ext cx="1042416" cy="1243584"/>
                      </a:xfrm>
                      <a:prstGeom prst="rect">
                        <a:avLst/>
                      </a:prstGeom>
                    </pic:spPr>
                  </pic:pic>
                </a:graphicData>
              </a:graphic>
            </wp:inline>
          </w:drawing>
        </w:r>
        <w:r w:rsidR="00822129" w:rsidDel="000D6066">
          <w:rPr>
            <w:noProof/>
          </w:rPr>
          <w:drawing>
            <wp:inline distT="0" distB="0" distL="0" distR="0" wp14:anchorId="29DCFF8D" wp14:editId="4BB5BD8D">
              <wp:extent cx="1042416" cy="1243584"/>
              <wp:effectExtent l="0" t="0" r="0" b="1270"/>
              <wp:docPr id="609969381"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9969381" name="Picture 1" descr="A graph with a line graph&#10;&#10;Description automatically generated"/>
                      <pic:cNvPicPr/>
                    </pic:nvPicPr>
                    <pic:blipFill>
                      <a:blip r:embed="rId34"/>
                      <a:stretch>
                        <a:fillRect/>
                      </a:stretch>
                    </pic:blipFill>
                    <pic:spPr>
                      <a:xfrm>
                        <a:off x="0" y="0"/>
                        <a:ext cx="1042416" cy="1243584"/>
                      </a:xfrm>
                      <a:prstGeom prst="rect">
                        <a:avLst/>
                      </a:prstGeom>
                    </pic:spPr>
                  </pic:pic>
                </a:graphicData>
              </a:graphic>
            </wp:inline>
          </w:drawing>
        </w:r>
      </w:del>
    </w:p>
    <w:p w14:paraId="17944EAC" w14:textId="5F8A86E2" w:rsidR="00822129" w:rsidRDefault="006F5856" w:rsidP="00B303E4">
      <w:pPr>
        <w:pStyle w:val="figurecaption"/>
      </w:pPr>
      <w:r w:rsidRPr="00822129">
        <w:t xml:space="preserve">Cross-correlation analyses of the </w:t>
      </w:r>
      <w:r>
        <w:t>a</w:t>
      </w:r>
      <w:r w:rsidRPr="00822129">
        <w:t xml:space="preserve">ccelerometer vs </w:t>
      </w:r>
      <w:r>
        <w:t>g</w:t>
      </w:r>
      <w:r w:rsidRPr="00822129">
        <w:t xml:space="preserve">yroscope intervals in stationary and moving </w:t>
      </w:r>
      <w:r>
        <w:t xml:space="preserve">SamsungS22. </w:t>
      </w:r>
      <w:r w:rsidR="00822129" w:rsidRPr="00822129">
        <w:t xml:space="preserve">Cross-correlation between gyroscope and accelerometer reading intervals showed they </w:t>
      </w:r>
      <w:r>
        <w:t>we</w:t>
      </w:r>
      <w:r w:rsidR="00822129" w:rsidRPr="00822129">
        <w:t xml:space="preserve">re accessed mostly independently. </w:t>
      </w:r>
    </w:p>
    <w:p w14:paraId="7FA22089" w14:textId="397E4DC5" w:rsidR="00FF2177" w:rsidRDefault="00FF2177" w:rsidP="00FF2177">
      <w:pPr>
        <w:pStyle w:val="Heading1"/>
      </w:pPr>
      <w:r>
        <w:t>Discussion</w:t>
      </w:r>
    </w:p>
    <w:p w14:paraId="79C04D5F" w14:textId="00FB4C1E" w:rsidR="00500D7D" w:rsidRPr="00500D7D" w:rsidRDefault="00B820C0" w:rsidP="00BC6837">
      <w:pPr>
        <w:ind w:firstLine="13.50pt"/>
        <w:jc w:val="both"/>
      </w:pPr>
      <w:ins w:id="345" w:author="Stavrou, Angelos" w:date="2024-06-27T15:44:00Z">
        <w:r>
          <w:t xml:space="preserve">In our experiments, </w:t>
        </w:r>
      </w:ins>
      <w:ins w:id="346" w:author="Stavrou, Angelos" w:date="2024-06-27T15:45:00Z">
        <w:r>
          <w:t>we collected sensor data under specific and controlled operating conditions. O</w:t>
        </w:r>
      </w:ins>
      <w:ins w:id="347" w:author="Stavrou, Angelos" w:date="2024-06-27T15:46:00Z">
        <w:r>
          <w:t xml:space="preserve">ur results showed that even under these controlled conditions, we were able to </w:t>
        </w:r>
      </w:ins>
      <w:del w:id="348" w:author="Stavrou, Angelos" w:date="2024-06-27T15:44:00Z">
        <w:r w:rsidR="00500D7D" w:rsidDel="00B820C0">
          <w:delText>Utilization</w:delText>
        </w:r>
      </w:del>
      <w:del w:id="349" w:author="Stavrou, Angelos" w:date="2024-06-27T15:45:00Z">
        <w:r w:rsidR="00500D7D" w:rsidDel="00B820C0">
          <w:delText xml:space="preserve"> of the sensors data is still limited and resorted</w:delText>
        </w:r>
      </w:del>
      <w:del w:id="350" w:author="Stavrou, Angelos" w:date="2024-06-27T15:46:00Z">
        <w:r w:rsidR="00500D7D" w:rsidDel="00B820C0">
          <w:delText xml:space="preserve"> to specific and </w:delText>
        </w:r>
      </w:del>
      <w:r w:rsidR="00500D7D">
        <w:t>easily identi</w:t>
      </w:r>
      <w:ins w:id="351" w:author="Stavrou, Angelos" w:date="2024-06-27T15:46:00Z">
        <w:r>
          <w:t xml:space="preserve">fy </w:t>
        </w:r>
      </w:ins>
      <w:ins w:id="352" w:author="Stavrou, Angelos" w:date="2024-06-27T15:47:00Z">
        <w:r>
          <w:t>deviations for sensor readings that can potentially frustrate applications that rely on machine learning algorithms</w:t>
        </w:r>
      </w:ins>
      <w:del w:id="353" w:author="Stavrou, Angelos" w:date="2024-06-27T15:46:00Z">
        <w:r w:rsidR="00500D7D" w:rsidDel="00B820C0">
          <w:delText>fiable</w:delText>
        </w:r>
      </w:del>
      <w:del w:id="354" w:author="Stavrou, Angelos" w:date="2024-06-27T15:47:00Z">
        <w:r w:rsidR="00500D7D" w:rsidDel="00B820C0">
          <w:delText xml:space="preserve"> phenomena, step, fall, jump etc.</w:delText>
        </w:r>
      </w:del>
      <w:r w:rsidR="00500D7D">
        <w:t xml:space="preserve"> </w:t>
      </w:r>
      <w:r w:rsidR="00500D7D">
        <w:fldChar w:fldCharType="begin"/>
      </w:r>
      <w:r w:rsidR="00500D7D">
        <w:instrText xml:space="preserve"> REF _Ref137595148 \r \h </w:instrText>
      </w:r>
      <w:r w:rsidR="00500D7D">
        <w:fldChar w:fldCharType="separate"/>
      </w:r>
      <w:r w:rsidR="00DC0244">
        <w:t>[8]</w:t>
      </w:r>
      <w:r w:rsidR="00500D7D">
        <w:fldChar w:fldCharType="end"/>
      </w:r>
      <w:r w:rsidR="00500D7D">
        <w:fldChar w:fldCharType="begin"/>
      </w:r>
      <w:r w:rsidR="00500D7D">
        <w:instrText xml:space="preserve"> REF _Ref137595151 \r \h </w:instrText>
      </w:r>
      <w:r w:rsidR="00500D7D">
        <w:fldChar w:fldCharType="separate"/>
      </w:r>
      <w:r w:rsidR="00DC0244">
        <w:t>[9]</w:t>
      </w:r>
      <w:r w:rsidR="00500D7D">
        <w:fldChar w:fldCharType="end"/>
      </w:r>
      <w:r w:rsidR="00500D7D">
        <w:fldChar w:fldCharType="begin"/>
      </w:r>
      <w:r w:rsidR="00500D7D">
        <w:instrText xml:space="preserve"> REF _Ref137595154 \r \h </w:instrText>
      </w:r>
      <w:r w:rsidR="00500D7D">
        <w:fldChar w:fldCharType="separate"/>
      </w:r>
      <w:r w:rsidR="00DC0244">
        <w:t>[10]</w:t>
      </w:r>
      <w:r w:rsidR="00500D7D">
        <w:fldChar w:fldCharType="end"/>
      </w:r>
      <w:r w:rsidR="00500D7D">
        <w:t xml:space="preserve">. </w:t>
      </w:r>
      <w:ins w:id="355" w:author="Stavrou, Angelos" w:date="2024-06-27T15:47:00Z">
        <w:r>
          <w:t>We can easily see how, for</w:t>
        </w:r>
      </w:ins>
      <w:del w:id="356" w:author="Stavrou, Angelos" w:date="2024-06-27T15:47:00Z">
        <w:r w:rsidR="00500D7D" w:rsidDel="00B820C0">
          <w:delText>In</w:delText>
        </w:r>
      </w:del>
      <w:r w:rsidR="00500D7D">
        <w:t xml:space="preserve"> more complicated tasks</w:t>
      </w:r>
      <w:r w:rsidR="00BC6837">
        <w:t>,</w:t>
      </w:r>
      <w:ins w:id="357" w:author="Stavrou, Angelos" w:date="2024-06-27T15:48:00Z">
        <w:r>
          <w:t xml:space="preserve"> especially</w:t>
        </w:r>
      </w:ins>
      <w:r w:rsidR="00500D7D">
        <w:t xml:space="preserve"> for medical research or day-to-day life activities, sensor’s data reliability is becoming very important. </w:t>
      </w:r>
      <w:ins w:id="358" w:author="Stavrou, Angelos" w:date="2024-06-27T15:48:00Z">
        <w:r>
          <w:t>Unfortunately, m</w:t>
        </w:r>
      </w:ins>
      <w:del w:id="359" w:author="Stavrou, Angelos" w:date="2024-06-27T15:48:00Z">
        <w:r w:rsidR="00500D7D" w:rsidDel="00B820C0">
          <w:delText>M</w:delText>
        </w:r>
      </w:del>
      <w:r w:rsidR="00500D7D">
        <w:t>any factors can interfere with th</w:t>
      </w:r>
      <w:ins w:id="360" w:author="Stavrou, Angelos" w:date="2024-06-27T15:48:00Z">
        <w:r>
          <w:t>e data quality collected by mobile phone data sensors</w:t>
        </w:r>
      </w:ins>
      <w:del w:id="361" w:author="Stavrou, Angelos" w:date="2024-06-27T15:48:00Z">
        <w:r w:rsidR="00500D7D" w:rsidDel="00B820C0">
          <w:delText>at</w:delText>
        </w:r>
      </w:del>
      <w:r w:rsidR="00500D7D">
        <w:t>.</w:t>
      </w:r>
      <w:ins w:id="362" w:author="Stavrou, Angelos" w:date="2024-06-27T15:48:00Z">
        <w:r>
          <w:t xml:space="preserve"> More specifi</w:t>
        </w:r>
      </w:ins>
      <w:ins w:id="363" w:author="Stavrou, Angelos" w:date="2024-06-27T15:49:00Z">
        <w:r>
          <w:t>cally,</w:t>
        </w:r>
      </w:ins>
      <w:del w:id="364" w:author="Stavrou, Angelos" w:date="2024-06-27T15:49:00Z">
        <w:r w:rsidR="00500D7D" w:rsidDel="00B820C0">
          <w:delText xml:space="preserve"> In our study</w:delText>
        </w:r>
      </w:del>
      <w:r w:rsidR="00500D7D">
        <w:t xml:space="preserve"> we documented two, generally expected </w:t>
      </w:r>
      <w:ins w:id="365" w:author="Stavrou, Angelos" w:date="2024-06-27T15:49:00Z">
        <w:r>
          <w:t>challenges</w:t>
        </w:r>
      </w:ins>
      <w:ins w:id="366" w:author="Stavrou, Angelos" w:date="2024-06-27T15:50:00Z">
        <w:r>
          <w:t>. One was the</w:t>
        </w:r>
      </w:ins>
      <w:ins w:id="367" w:author="Stavrou, Angelos" w:date="2024-06-27T15:49:00Z">
        <w:r>
          <w:t xml:space="preserve"> </w:t>
        </w:r>
      </w:ins>
      <w:del w:id="368" w:author="Stavrou, Angelos" w:date="2024-06-27T15:49:00Z">
        <w:r w:rsidR="00500D7D" w:rsidDel="00B820C0">
          <w:delText xml:space="preserve">uncertainty </w:delText>
        </w:r>
      </w:del>
      <w:ins w:id="369" w:author="Stavrou, Angelos" w:date="2024-06-27T15:49:00Z">
        <w:r>
          <w:t xml:space="preserve">measurement variability </w:t>
        </w:r>
      </w:ins>
      <w:r w:rsidR="00500D7D">
        <w:t xml:space="preserve">due to </w:t>
      </w:r>
      <w:ins w:id="370" w:author="Stavrou, Angelos" w:date="2024-06-27T15:49:00Z">
        <w:r>
          <w:t xml:space="preserve">compute and </w:t>
        </w:r>
      </w:ins>
      <w:del w:id="371" w:author="Stavrou, Angelos" w:date="2024-06-27T15:49:00Z">
        <w:r w:rsidR="00500D7D" w:rsidDel="00B820C0">
          <w:delText xml:space="preserve">the </w:delText>
        </w:r>
      </w:del>
      <w:r w:rsidR="00500D7D">
        <w:t>processing delays</w:t>
      </w:r>
      <w:ins w:id="372" w:author="Stavrou, Angelos" w:date="2024-06-27T15:50:00Z">
        <w:r>
          <w:t>. Another, even more surprising</w:t>
        </w:r>
      </w:ins>
      <w:r w:rsidR="00500D7D">
        <w:t xml:space="preserve"> </w:t>
      </w:r>
      <w:del w:id="373" w:author="Stavrou, Angelos" w:date="2024-06-27T15:50:00Z">
        <w:r w:rsidR="00500D7D" w:rsidDel="00B820C0">
          <w:delText>and an unexpected</w:delText>
        </w:r>
      </w:del>
      <w:ins w:id="374" w:author="Stavrou, Angelos" w:date="2024-06-27T15:49:00Z">
        <w:r>
          <w:t xml:space="preserve">but </w:t>
        </w:r>
      </w:ins>
      <w:del w:id="375" w:author="Stavrou, Angelos" w:date="2024-06-27T15:50:00Z">
        <w:r w:rsidR="00500D7D" w:rsidDel="00B820C0">
          <w:delText xml:space="preserve"> </w:delText>
        </w:r>
      </w:del>
      <w:r w:rsidR="00500D7D">
        <w:t>much</w:t>
      </w:r>
      <w:ins w:id="376" w:author="Stavrou, Angelos" w:date="2024-06-27T15:49:00Z">
        <w:r>
          <w:t xml:space="preserve"> more severe</w:t>
        </w:r>
      </w:ins>
      <w:r w:rsidR="00500D7D">
        <w:t xml:space="preserve"> </w:t>
      </w:r>
      <w:del w:id="377" w:author="Stavrou, Angelos" w:date="2024-06-27T15:49:00Z">
        <w:r w:rsidR="00500D7D" w:rsidDel="00B820C0">
          <w:delText xml:space="preserve">longer </w:delText>
        </w:r>
      </w:del>
      <w:r w:rsidR="00500D7D">
        <w:t>(up to 30% of the polling rate) delay</w:t>
      </w:r>
      <w:del w:id="378" w:author="Stavrou, Angelos" w:date="2024-06-27T15:50:00Z">
        <w:r w:rsidR="00500D7D" w:rsidDel="00B820C0">
          <w:delText>s</w:delText>
        </w:r>
      </w:del>
      <w:r w:rsidR="00500D7D">
        <w:t xml:space="preserve"> </w:t>
      </w:r>
      <w:del w:id="379" w:author="Stavrou, Angelos" w:date="2024-06-27T15:51:00Z">
        <w:r w:rsidR="00500D7D" w:rsidDel="00B820C0">
          <w:delText xml:space="preserve">that, presumably, were </w:delText>
        </w:r>
      </w:del>
      <w:ins w:id="380" w:author="Stavrou, Angelos" w:date="2024-06-27T15:51:00Z">
        <w:r>
          <w:t xml:space="preserve">due to power saving strategies </w:t>
        </w:r>
      </w:ins>
      <w:r w:rsidR="00500D7D">
        <w:t xml:space="preserve">imposed by the OS battery conserving </w:t>
      </w:r>
      <w:del w:id="381" w:author="Stavrou, Angelos" w:date="2024-06-27T15:51:00Z">
        <w:r w:rsidR="00500D7D" w:rsidDel="00B820C0">
          <w:delText>features</w:delText>
        </w:r>
      </w:del>
      <w:ins w:id="382" w:author="Stavrou, Angelos" w:date="2024-06-27T15:51:00Z">
        <w:r>
          <w:t>policies</w:t>
        </w:r>
      </w:ins>
      <w:r w:rsidR="00500D7D">
        <w:t xml:space="preserve">. </w:t>
      </w:r>
    </w:p>
    <w:p w14:paraId="24F818FA" w14:textId="2FC9ADFF" w:rsidR="0031606B" w:rsidRDefault="0031606B" w:rsidP="00FF2177">
      <w:pPr>
        <w:pStyle w:val="Heading2"/>
        <w:ind w:start="13.50pt"/>
      </w:pPr>
      <w:r>
        <w:t>Average polling rates</w:t>
      </w:r>
    </w:p>
    <w:p w14:paraId="4C0BEAFC" w14:textId="27BA9E17" w:rsidR="00F01401" w:rsidRDefault="002D3AA7" w:rsidP="006B7FDC">
      <w:pPr>
        <w:spacing w:after="5.75pt"/>
        <w:ind w:firstLine="13.50pt"/>
        <w:jc w:val="both"/>
      </w:pPr>
      <w:ins w:id="383" w:author="Stavrou, Angelos" w:date="2024-06-27T15:51:00Z">
        <w:r>
          <w:t xml:space="preserve">The </w:t>
        </w:r>
      </w:ins>
      <w:r w:rsidR="00311860">
        <w:t>Pixel 6a</w:t>
      </w:r>
      <w:ins w:id="384" w:author="Stavrou, Angelos" w:date="2024-06-27T15:51:00Z">
        <w:r>
          <w:t xml:space="preserve"> device</w:t>
        </w:r>
      </w:ins>
      <w:r w:rsidR="00311860">
        <w:t xml:space="preserve"> showed on average about 0.5ms difference from </w:t>
      </w:r>
      <w:r w:rsidR="005D75F3">
        <w:t xml:space="preserve">our demanded </w:t>
      </w:r>
      <w:r w:rsidR="00311860">
        <w:t>200ms polling period</w:t>
      </w:r>
      <w:ins w:id="385" w:author="Stavrou, Angelos" w:date="2024-06-27T15:52:00Z">
        <w:r>
          <w:t>. The Standard Deviation</w:t>
        </w:r>
      </w:ins>
      <w:r w:rsidR="00311860">
        <w:t xml:space="preserve"> </w:t>
      </w:r>
      <w:del w:id="386" w:author="Stavrou, Angelos" w:date="2024-06-27T15:52:00Z">
        <w:r w:rsidR="00311860" w:rsidDel="002D3AA7">
          <w:delText xml:space="preserve">with </w:delText>
        </w:r>
      </w:del>
      <w:ins w:id="387" w:author="Stavrou, Angelos" w:date="2024-06-27T15:52:00Z">
        <w:r>
          <w:t>(</w:t>
        </w:r>
      </w:ins>
      <w:r w:rsidR="00311860">
        <w:t>SD</w:t>
      </w:r>
      <w:ins w:id="388" w:author="Stavrou, Angelos" w:date="2024-06-27T15:52:00Z">
        <w:r>
          <w:t>)</w:t>
        </w:r>
      </w:ins>
      <w:del w:id="389" w:author="Stavrou, Angelos" w:date="2024-06-27T15:53:00Z">
        <w:r w:rsidR="00311860" w:rsidDel="002D3AA7">
          <w:delText>s</w:delText>
        </w:r>
      </w:del>
      <w:ins w:id="390" w:author="Stavrou, Angelos" w:date="2024-06-27T15:52:00Z">
        <w:r>
          <w:t xml:space="preserve"> </w:t>
        </w:r>
      </w:ins>
      <w:del w:id="391" w:author="Stavrou, Angelos" w:date="2024-06-27T15:53:00Z">
        <w:r w:rsidR="00311860" w:rsidDel="002D3AA7">
          <w:delText xml:space="preserve"> </w:delText>
        </w:r>
      </w:del>
      <w:r w:rsidR="00311860">
        <w:t>rang</w:t>
      </w:r>
      <w:ins w:id="392" w:author="Stavrou, Angelos" w:date="2024-06-27T15:53:00Z">
        <w:r>
          <w:t>ed</w:t>
        </w:r>
      </w:ins>
      <w:del w:id="393" w:author="Stavrou, Angelos" w:date="2024-06-27T15:53:00Z">
        <w:r w:rsidR="00311860" w:rsidDel="002D3AA7">
          <w:delText>ing</w:delText>
        </w:r>
      </w:del>
      <w:r w:rsidR="00311860">
        <w:t xml:space="preserve"> from 0.5-1.0ms. </w:t>
      </w:r>
      <w:ins w:id="394" w:author="Stavrou, Angelos" w:date="2024-06-27T15:55:00Z">
        <w:r w:rsidR="00B07E74">
          <w:t>Surprisingly</w:t>
        </w:r>
      </w:ins>
      <w:ins w:id="395" w:author="Stavrou, Angelos" w:date="2024-06-27T15:52:00Z">
        <w:r>
          <w:t xml:space="preserve">, </w:t>
        </w:r>
      </w:ins>
      <w:ins w:id="396" w:author="Stavrou, Angelos" w:date="2024-06-27T15:54:00Z">
        <w:r w:rsidR="00B07E74">
          <w:t xml:space="preserve">the </w:t>
        </w:r>
      </w:ins>
      <w:r w:rsidR="00311860">
        <w:t xml:space="preserve">Samsung S22 </w:t>
      </w:r>
      <w:ins w:id="397" w:author="Stavrou, Angelos" w:date="2024-06-27T15:52:00Z">
        <w:r>
          <w:t xml:space="preserve">measurements </w:t>
        </w:r>
      </w:ins>
      <w:del w:id="398" w:author="Stavrou, Angelos" w:date="2024-06-27T15:53:00Z">
        <w:r w:rsidR="00311860" w:rsidDel="002D3AA7">
          <w:delText xml:space="preserve">revealed </w:delText>
        </w:r>
      </w:del>
      <w:r w:rsidR="00BC6837">
        <w:t>had</w:t>
      </w:r>
      <w:ins w:id="399" w:author="Stavrou, Angelos" w:date="2024-06-27T15:53:00Z">
        <w:r>
          <w:t xml:space="preserve"> </w:t>
        </w:r>
      </w:ins>
      <w:ins w:id="400" w:author="Stavrou, Angelos" w:date="2024-06-27T15:52:00Z">
        <w:r>
          <w:t xml:space="preserve">even </w:t>
        </w:r>
      </w:ins>
      <w:r w:rsidR="00311860">
        <w:t>longer 1-2ms difference from th</w:t>
      </w:r>
      <w:r w:rsidR="005D75F3">
        <w:t>at</w:t>
      </w:r>
      <w:r w:rsidR="00311860">
        <w:t xml:space="preserve"> 200ms polling period with SD</w:t>
      </w:r>
      <w:del w:id="401" w:author="Stavrou, Angelos" w:date="2024-06-27T15:53:00Z">
        <w:r w:rsidR="00311860" w:rsidDel="002D3AA7">
          <w:delText>s</w:delText>
        </w:r>
      </w:del>
      <w:r w:rsidR="00311860">
        <w:t xml:space="preserve"> ranging from 1-2ms. </w:t>
      </w:r>
      <w:r w:rsidR="00DF6A5A">
        <w:t xml:space="preserve">These delays </w:t>
      </w:r>
      <w:ins w:id="402" w:author="Stavrou, Angelos" w:date="2024-06-27T15:53:00Z">
        <w:r>
          <w:t>were</w:t>
        </w:r>
      </w:ins>
      <w:del w:id="403" w:author="Stavrou, Angelos" w:date="2024-06-27T15:53:00Z">
        <w:r w:rsidR="00DF6A5A" w:rsidDel="002D3AA7">
          <w:delText>are</w:delText>
        </w:r>
      </w:del>
      <w:r w:rsidR="00DF6A5A">
        <w:t xml:space="preserve"> determined by the processing power of the devices showing that Pixel 6a was 2 time</w:t>
      </w:r>
      <w:ins w:id="404" w:author="Stavrou, Angelos" w:date="2024-06-27T15:53:00Z">
        <w:r>
          <w:t>s</w:t>
        </w:r>
      </w:ins>
      <w:r w:rsidR="00DF6A5A">
        <w:t xml:space="preserve"> faster than Samsung S22. </w:t>
      </w:r>
    </w:p>
    <w:p w14:paraId="4808F19E" w14:textId="3ABD9006" w:rsidR="008E3E92" w:rsidRDefault="0031606B" w:rsidP="006B7FDC">
      <w:pPr>
        <w:spacing w:after="5.75pt"/>
        <w:ind w:firstLine="13.50pt"/>
        <w:jc w:val="both"/>
      </w:pPr>
      <w:r>
        <w:t xml:space="preserve">The absolute differences between the means </w:t>
      </w:r>
      <w:r w:rsidR="00F01401">
        <w:t xml:space="preserve">caused by the different conditions </w:t>
      </w:r>
      <w:r>
        <w:t xml:space="preserve">were small on a scale of the </w:t>
      </w:r>
      <w:r w:rsidR="00F01401">
        <w:t xml:space="preserve">0.5 and </w:t>
      </w:r>
      <w:r>
        <w:t>2ms</w:t>
      </w:r>
      <w:r w:rsidR="005D75F3">
        <w:t>, for Pixel 6a and Samsung S22, respectively,</w:t>
      </w:r>
      <w:r>
        <w:t xml:space="preserve"> however significant</w:t>
      </w:r>
      <w:r w:rsidR="005D75F3">
        <w:t xml:space="preserve">, as it has been acknowledged </w:t>
      </w:r>
      <w:r w:rsidR="006F5856">
        <w:t>above</w:t>
      </w:r>
      <w:r>
        <w:t xml:space="preserve">. </w:t>
      </w:r>
      <w:r w:rsidR="001F105B">
        <w:t xml:space="preserve">At our 200ms polling </w:t>
      </w:r>
      <w:r w:rsidR="00F01401">
        <w:t xml:space="preserve">period </w:t>
      </w:r>
      <w:r w:rsidR="001F105B">
        <w:t>the</w:t>
      </w:r>
      <w:r w:rsidR="005D75F3">
        <w:t>se</w:t>
      </w:r>
      <w:r w:rsidR="001F105B">
        <w:t xml:space="preserve"> </w:t>
      </w:r>
      <w:r w:rsidR="005D75F3">
        <w:t>we</w:t>
      </w:r>
      <w:r w:rsidR="001F105B">
        <w:t xml:space="preserve">re negligible, though at </w:t>
      </w:r>
      <w:r w:rsidR="005D75F3">
        <w:t xml:space="preserve">a </w:t>
      </w:r>
      <w:r w:rsidR="001F105B">
        <w:t xml:space="preserve">faster data </w:t>
      </w:r>
      <w:r w:rsidR="001F105B">
        <w:t>acquisition</w:t>
      </w:r>
      <w:r w:rsidR="00500D7D">
        <w:t>,</w:t>
      </w:r>
      <w:r w:rsidR="00500D7D" w:rsidRPr="00500D7D">
        <w:t xml:space="preserve"> </w:t>
      </w:r>
      <w:r w:rsidR="00500D7D">
        <w:t xml:space="preserve">to achieve greater accuracy about the device and/or owner activities </w:t>
      </w:r>
      <w:r w:rsidR="00500D7D">
        <w:fldChar w:fldCharType="begin"/>
      </w:r>
      <w:r w:rsidR="00500D7D">
        <w:instrText xml:space="preserve"> REF _Ref137597336 \r \h </w:instrText>
      </w:r>
      <w:r w:rsidR="00500D7D">
        <w:fldChar w:fldCharType="separate"/>
      </w:r>
      <w:r w:rsidR="00DC0244">
        <w:t>[11]</w:t>
      </w:r>
      <w:r w:rsidR="00500D7D">
        <w:fldChar w:fldCharType="end"/>
      </w:r>
      <w:r w:rsidR="00F01401">
        <w:t>,</w:t>
      </w:r>
      <w:r w:rsidR="001F105B">
        <w:t xml:space="preserve"> might play a </w:t>
      </w:r>
      <w:r w:rsidR="006F5856">
        <w:t xml:space="preserve">crucial </w:t>
      </w:r>
      <w:r w:rsidR="001F105B">
        <w:t xml:space="preserve">role. </w:t>
      </w:r>
    </w:p>
    <w:p w14:paraId="504E2805" w14:textId="5A9FA45C" w:rsidR="00F01401" w:rsidRDefault="008E3E92" w:rsidP="006B7FDC">
      <w:pPr>
        <w:spacing w:after="5.75pt"/>
        <w:ind w:firstLine="13.50pt"/>
        <w:jc w:val="both"/>
      </w:pPr>
      <w:r>
        <w:t>On the other hand</w:t>
      </w:r>
      <w:r w:rsidR="00EB706D">
        <w:t>,</w:t>
      </w:r>
      <w:r>
        <w:t xml:space="preserve"> these times are on the scale of jitter effect in smartphones that seem to have a significant impact o</w:t>
      </w:r>
      <w:r w:rsidR="00EB706D">
        <w:t>n our</w:t>
      </w:r>
      <w:r>
        <w:t xml:space="preserve"> data</w:t>
      </w:r>
      <w:r w:rsidR="00EB706D">
        <w:t xml:space="preserve"> </w:t>
      </w:r>
      <w:r w:rsidR="00EB706D">
        <w:fldChar w:fldCharType="begin"/>
      </w:r>
      <w:r w:rsidR="00EB706D">
        <w:instrText xml:space="preserve"> REF _Ref147700773 \r \h </w:instrText>
      </w:r>
      <w:r w:rsidR="00EB706D">
        <w:fldChar w:fldCharType="separate"/>
      </w:r>
      <w:r w:rsidR="00DC0244">
        <w:t>[13]</w:t>
      </w:r>
      <w:r w:rsidR="00EB706D">
        <w:fldChar w:fldCharType="end"/>
      </w:r>
      <w:r w:rsidR="00EB706D">
        <w:fldChar w:fldCharType="begin"/>
      </w:r>
      <w:r w:rsidR="00EB706D">
        <w:instrText xml:space="preserve"> REF _Ref137625893 \r \h </w:instrText>
      </w:r>
      <w:r w:rsidR="00EB706D">
        <w:fldChar w:fldCharType="separate"/>
      </w:r>
      <w:r w:rsidR="00DC0244">
        <w:t>[14]</w:t>
      </w:r>
      <w:r w:rsidR="00EB706D">
        <w:fldChar w:fldCharType="end"/>
      </w:r>
      <w:r w:rsidR="00EB706D">
        <w:t>[17]. P</w:t>
      </w:r>
      <w:r>
        <w:t xml:space="preserve">erhaps, </w:t>
      </w:r>
      <w:r w:rsidR="008E58DA">
        <w:t xml:space="preserve">one of the explanations could be </w:t>
      </w:r>
      <w:r>
        <w:t xml:space="preserve">because </w:t>
      </w:r>
      <w:r w:rsidR="00EB706D">
        <w:t xml:space="preserve">sometimes they </w:t>
      </w:r>
      <w:r>
        <w:t>were accessed from the cache and not actually from the memory buffer that is managed by PMI and OS</w:t>
      </w:r>
      <w:r w:rsidR="00EB706D">
        <w:t>.</w:t>
      </w:r>
      <w:r>
        <w:t xml:space="preserve"> </w:t>
      </w:r>
    </w:p>
    <w:p w14:paraId="1C693EB0" w14:textId="56813FA9" w:rsidR="00D21A18" w:rsidRDefault="00D21A18" w:rsidP="00D21A18">
      <w:pPr>
        <w:pStyle w:val="Heading2"/>
        <w:ind w:start="13.50pt"/>
      </w:pPr>
      <w:r>
        <w:t>Long between reading intervals</w:t>
      </w:r>
    </w:p>
    <w:p w14:paraId="0079BADF" w14:textId="3A38490C" w:rsidR="00F01401" w:rsidRDefault="00F01401" w:rsidP="006B7FDC">
      <w:pPr>
        <w:spacing w:after="5.75pt"/>
        <w:ind w:firstLine="13.50pt"/>
        <w:jc w:val="both"/>
      </w:pPr>
      <w:del w:id="405" w:author="Stavrou, Angelos" w:date="2024-06-27T15:56:00Z">
        <w:r w:rsidDel="00B07E74">
          <w:delText xml:space="preserve">As </w:delText>
        </w:r>
      </w:del>
      <w:ins w:id="406" w:author="Stavrou, Angelos" w:date="2024-06-27T15:56:00Z">
        <w:r w:rsidR="00B07E74">
          <w:t>B</w:t>
        </w:r>
      </w:ins>
      <w:ins w:id="407" w:author="Stavrou, Angelos" w:date="2024-06-27T15:55:00Z">
        <w:r w:rsidR="00B07E74">
          <w:t xml:space="preserve">ased on </w:t>
        </w:r>
      </w:ins>
      <w:del w:id="408" w:author="Stavrou, Angelos" w:date="2024-06-27T15:55:00Z">
        <w:r w:rsidDel="00B07E74">
          <w:delText xml:space="preserve">it has been discovered </w:delText>
        </w:r>
      </w:del>
      <w:r>
        <w:t xml:space="preserve">our </w:t>
      </w:r>
      <w:ins w:id="409" w:author="Stavrou, Angelos" w:date="2024-06-27T15:55:00Z">
        <w:r w:rsidR="00B07E74">
          <w:t>extensive</w:t>
        </w:r>
      </w:ins>
      <w:ins w:id="410" w:author="Stavrou, Angelos" w:date="2024-06-27T15:56:00Z">
        <w:r w:rsidR="00B07E74">
          <w:t xml:space="preserve"> sensor </w:t>
        </w:r>
      </w:ins>
      <w:r>
        <w:t xml:space="preserve">data </w:t>
      </w:r>
      <w:del w:id="411" w:author="Stavrou, Angelos" w:date="2024-06-27T15:56:00Z">
        <w:r w:rsidDel="00B07E74">
          <w:delText>reading from sensors</w:delText>
        </w:r>
      </w:del>
      <w:ins w:id="412" w:author="Stavrou, Angelos" w:date="2024-06-27T15:56:00Z">
        <w:r w:rsidR="00B07E74">
          <w:t>collection, we have demonstrated</w:t>
        </w:r>
        <w:r w:rsidR="00A973B0">
          <w:t xml:space="preserve"> that there exists </w:t>
        </w:r>
      </w:ins>
      <w:del w:id="413" w:author="Stavrou, Angelos" w:date="2024-06-27T15:56:00Z">
        <w:r w:rsidDel="00A973B0">
          <w:delText xml:space="preserve"> showed </w:delText>
        </w:r>
      </w:del>
      <w:r w:rsidR="00EB706D">
        <w:t xml:space="preserve">substantial </w:t>
      </w:r>
      <w:del w:id="414" w:author="Stavrou, Angelos" w:date="2024-06-27T15:57:00Z">
        <w:r w:rsidDel="00A973B0">
          <w:delText xml:space="preserve">random </w:delText>
        </w:r>
      </w:del>
      <w:ins w:id="415" w:author="Stavrou, Angelos" w:date="2024-06-27T15:57:00Z">
        <w:r w:rsidR="00A973B0">
          <w:t xml:space="preserve">measurement </w:t>
        </w:r>
      </w:ins>
      <w:r>
        <w:t>gaps</w:t>
      </w:r>
      <w:ins w:id="416" w:author="Stavrou, Angelos" w:date="2024-06-27T15:57:00Z">
        <w:r w:rsidR="00A973B0">
          <w:t xml:space="preserve"> between sensor readings</w:t>
        </w:r>
      </w:ins>
      <w:r>
        <w:t xml:space="preserve"> </w:t>
      </w:r>
      <w:del w:id="417" w:author="Stavrou, Angelos" w:date="2024-06-27T15:58:00Z">
        <w:r w:rsidDel="00A973B0">
          <w:delText>in timing,</w:delText>
        </w:r>
      </w:del>
      <w:ins w:id="418" w:author="Stavrou, Angelos" w:date="2024-06-27T15:58:00Z">
        <w:r w:rsidR="00A973B0">
          <w:t>of</w:t>
        </w:r>
      </w:ins>
      <w:r>
        <w:t xml:space="preserve"> up to around 60ms. </w:t>
      </w:r>
      <w:r w:rsidR="007C3B06">
        <w:t xml:space="preserve">They did not seem to be related to the physical state of the </w:t>
      </w:r>
      <w:r w:rsidR="00040342">
        <w:t>device, but the</w:t>
      </w:r>
      <w:ins w:id="419" w:author="Stavrou, Angelos" w:date="2024-06-27T15:59:00Z">
        <w:r w:rsidR="00A973B0">
          <w:t>y were influenced by the</w:t>
        </w:r>
      </w:ins>
      <w:r w:rsidR="00040342">
        <w:t xml:space="preserve"> number of sensors read</w:t>
      </w:r>
      <w:r w:rsidR="0004453A">
        <w:t>, at least in Pixel 6a.</w:t>
      </w:r>
      <w:r w:rsidR="007C3B06">
        <w:t xml:space="preserve"> </w:t>
      </w:r>
      <w:ins w:id="420" w:author="Stavrou, Angelos" w:date="2024-06-27T15:59:00Z">
        <w:r w:rsidR="00A973B0">
          <w:t xml:space="preserve">We posit that this </w:t>
        </w:r>
      </w:ins>
      <w:del w:id="421" w:author="Stavrou, Angelos" w:date="2024-06-27T15:59:00Z">
        <w:r w:rsidR="0004453A" w:rsidDel="00A973B0">
          <w:delText>P</w:delText>
        </w:r>
        <w:r w:rsidR="007C3B06" w:rsidDel="00A973B0">
          <w:delText>erhaps, th</w:delText>
        </w:r>
        <w:r w:rsidR="00040342" w:rsidDel="00A973B0">
          <w:delText>is</w:delText>
        </w:r>
        <w:r w:rsidR="007C3B06" w:rsidDel="00A973B0">
          <w:delText xml:space="preserve"> </w:delText>
        </w:r>
      </w:del>
      <w:r w:rsidR="007C3B06">
        <w:t xml:space="preserve">had to </w:t>
      </w:r>
      <w:r w:rsidR="0004453A">
        <w:t>mostly</w:t>
      </w:r>
      <w:r w:rsidR="007C3B06">
        <w:t xml:space="preserve"> with</w:t>
      </w:r>
      <w:ins w:id="422" w:author="Stavrou, Angelos" w:date="2024-06-27T15:59:00Z">
        <w:r w:rsidR="00A973B0">
          <w:t xml:space="preserve"> the Pixel 6a</w:t>
        </w:r>
      </w:ins>
      <w:r w:rsidR="007C3B06">
        <w:t xml:space="preserve"> OS features. </w:t>
      </w:r>
      <w:r>
        <w:t>Whether</w:t>
      </w:r>
      <w:ins w:id="423" w:author="Stavrou, Angelos" w:date="2024-06-27T16:00:00Z">
        <w:r w:rsidR="00A973B0">
          <w:t xml:space="preserve"> the</w:t>
        </w:r>
      </w:ins>
      <w:r>
        <w:t xml:space="preserve"> actual x, y, and z metrics of accelerometer and gyroscope were reflecting real device movement could not be answered by this stud</w:t>
      </w:r>
      <w:del w:id="424" w:author="Stavrou, Angelos" w:date="2024-06-27T16:00:00Z">
        <w:r w:rsidDel="00A973B0">
          <w:delText>y</w:delText>
        </w:r>
      </w:del>
      <w:ins w:id="425" w:author="Stavrou, Angelos" w:date="2024-06-27T16:00:00Z">
        <w:r w:rsidR="00A973B0">
          <w:t>y.</w:t>
        </w:r>
      </w:ins>
      <w:del w:id="426" w:author="Stavrou, Angelos" w:date="2024-06-27T16:00:00Z">
        <w:r w:rsidDel="00A973B0">
          <w:delText>,</w:delText>
        </w:r>
      </w:del>
      <w:r>
        <w:t xml:space="preserve"> </w:t>
      </w:r>
      <w:del w:id="427" w:author="Stavrou, Angelos" w:date="2024-06-27T16:00:00Z">
        <w:r w:rsidDel="00A973B0">
          <w:delText>however</w:delText>
        </w:r>
      </w:del>
      <w:ins w:id="428" w:author="Stavrou, Angelos" w:date="2024-06-27T16:00:00Z">
        <w:r w:rsidR="00A973B0">
          <w:t>However</w:t>
        </w:r>
      </w:ins>
      <w:r>
        <w:t xml:space="preserve">, that brought a question if, or to what extent this intermittent paucity can affect </w:t>
      </w:r>
      <w:del w:id="429" w:author="Stavrou, Angelos" w:date="2024-06-27T16:00:00Z">
        <w:r w:rsidDel="00A973B0">
          <w:delText xml:space="preserve">the </w:delText>
        </w:r>
      </w:del>
      <w:r>
        <w:t xml:space="preserve">research that </w:t>
      </w:r>
      <w:del w:id="430" w:author="Stavrou, Angelos" w:date="2024-06-27T16:00:00Z">
        <w:r w:rsidDel="00A973B0">
          <w:delText xml:space="preserve">rely </w:delText>
        </w:r>
      </w:del>
      <w:ins w:id="431" w:author="Stavrou, Angelos" w:date="2024-06-27T16:00:00Z">
        <w:r w:rsidR="00A973B0">
          <w:t xml:space="preserve">depends </w:t>
        </w:r>
      </w:ins>
      <w:r>
        <w:t>on data consistency, e.g.</w:t>
      </w:r>
      <w:r w:rsidR="005D75F3">
        <w:t>,</w:t>
      </w:r>
      <w:r>
        <w:t xml:space="preserve"> signaling</w:t>
      </w:r>
      <w:r w:rsidR="007C3B06">
        <w:t xml:space="preserve"> analysis</w:t>
      </w:r>
      <w:r>
        <w:t xml:space="preserve">, continuous monitoring, etc. From the Nyquist sampling theorem to avoid aliasing one </w:t>
      </w:r>
      <w:del w:id="432" w:author="Stavrou, Angelos" w:date="2024-06-27T16:01:00Z">
        <w:r w:rsidDel="00CA6426">
          <w:delText>has to</w:delText>
        </w:r>
      </w:del>
      <w:ins w:id="433" w:author="Stavrou, Angelos" w:date="2024-06-27T16:01:00Z">
        <w:r w:rsidR="00CA6426">
          <w:t>must</w:t>
        </w:r>
      </w:ins>
      <w:r>
        <w:t xml:space="preserve"> ensure at least </w:t>
      </w:r>
      <w:ins w:id="434" w:author="Stavrou, Angelos" w:date="2024-06-27T16:00:00Z">
        <w:r w:rsidR="00A973B0">
          <w:t>two</w:t>
        </w:r>
      </w:ins>
      <w:del w:id="435" w:author="Stavrou, Angelos" w:date="2024-06-27T16:00:00Z">
        <w:r w:rsidDel="00A973B0">
          <w:delText>2</w:delText>
        </w:r>
      </w:del>
      <w:ins w:id="436" w:author="Stavrou, Angelos" w:date="2024-06-27T16:00:00Z">
        <w:r w:rsidR="00A973B0">
          <w:t xml:space="preserve"> </w:t>
        </w:r>
      </w:ins>
      <w:del w:id="437" w:author="Stavrou, Angelos" w:date="2024-06-27T16:00:00Z">
        <w:r w:rsidDel="00A973B0">
          <w:delText xml:space="preserve"> </w:delText>
        </w:r>
      </w:del>
      <w:r>
        <w:t xml:space="preserve">fold acquisition frequency over the possible bandwidth of the signals. </w:t>
      </w:r>
      <w:del w:id="438" w:author="Stavrou, Angelos" w:date="2024-06-27T16:01:00Z">
        <w:r w:rsidDel="00CA6426">
          <w:delText xml:space="preserve">Discovered </w:delText>
        </w:r>
      </w:del>
      <w:ins w:id="439" w:author="Stavrou, Angelos" w:date="2024-06-27T16:01:00Z">
        <w:r w:rsidR="00CA6426">
          <w:t xml:space="preserve">The observed </w:t>
        </w:r>
      </w:ins>
      <w:r>
        <w:t>60ms gaps</w:t>
      </w:r>
      <w:ins w:id="440" w:author="Stavrou, Angelos" w:date="2024-06-27T16:01:00Z">
        <w:r w:rsidR="00CA6426">
          <w:t xml:space="preserve"> and the </w:t>
        </w:r>
      </w:ins>
      <w:del w:id="441" w:author="Stavrou, Angelos" w:date="2024-06-27T16:01:00Z">
        <w:r w:rsidDel="00CA6426">
          <w:delText xml:space="preserve">, or </w:delText>
        </w:r>
      </w:del>
      <w:r>
        <w:t xml:space="preserve">decrease in sampling frequency, </w:t>
      </w:r>
      <w:ins w:id="442" w:author="Stavrou, Angelos" w:date="2024-06-27T16:01:00Z">
        <w:r w:rsidR="00CA6426">
          <w:t xml:space="preserve">however intermittent, </w:t>
        </w:r>
      </w:ins>
      <w:del w:id="443" w:author="Stavrou, Angelos" w:date="2024-06-27T16:01:00Z">
        <w:r w:rsidDel="00CA6426">
          <w:delText xml:space="preserve">may </w:delText>
        </w:r>
      </w:del>
      <w:ins w:id="444" w:author="Stavrou, Angelos" w:date="2024-06-27T16:01:00Z">
        <w:r w:rsidR="00CA6426">
          <w:t xml:space="preserve">can </w:t>
        </w:r>
      </w:ins>
      <w:r>
        <w:t xml:space="preserve">drastically </w:t>
      </w:r>
      <w:ins w:id="445" w:author="Stavrou, Angelos" w:date="2024-06-27T16:02:00Z">
        <w:r w:rsidR="00CA6426">
          <w:t xml:space="preserve">reduce </w:t>
        </w:r>
      </w:ins>
      <w:del w:id="446" w:author="Stavrou, Angelos" w:date="2024-06-27T16:02:00Z">
        <w:r w:rsidDel="00CA6426">
          <w:delText>shift an upper cut</w:delText>
        </w:r>
      </w:del>
      <w:del w:id="447" w:author="Stavrou, Angelos" w:date="2024-06-27T16:01:00Z">
        <w:r w:rsidDel="00CA6426">
          <w:delText xml:space="preserve"> </w:delText>
        </w:r>
      </w:del>
      <w:del w:id="448" w:author="Stavrou, Angelos" w:date="2024-06-27T16:02:00Z">
        <w:r w:rsidDel="00CA6426">
          <w:delText xml:space="preserve">off limit </w:delText>
        </w:r>
      </w:del>
      <w:ins w:id="449" w:author="Stavrou, Angelos" w:date="2024-06-27T16:02:00Z">
        <w:r w:rsidR="00CA6426">
          <w:t xml:space="preserve">the effective sampling frequency to </w:t>
        </w:r>
      </w:ins>
      <w:del w:id="450" w:author="Stavrou, Angelos" w:date="2024-06-27T16:02:00Z">
        <w:r w:rsidDel="00CA6426">
          <w:delText xml:space="preserve">down to </w:delText>
        </w:r>
      </w:del>
      <w:r>
        <w:t>8.3Hz</w:t>
      </w:r>
      <w:del w:id="451" w:author="Stavrou, Angelos" w:date="2024-06-27T16:02:00Z">
        <w:r w:rsidDel="00CA6426">
          <w:delText>,</w:delText>
        </w:r>
      </w:del>
      <w:del w:id="452" w:author="Stavrou, Angelos" w:date="2024-06-27T16:01:00Z">
        <w:r w:rsidDel="00CA6426">
          <w:delText xml:space="preserve"> however intermittent</w:delText>
        </w:r>
      </w:del>
      <w:r>
        <w:t xml:space="preserve">. This </w:t>
      </w:r>
      <w:ins w:id="453" w:author="Stavrou, Angelos" w:date="2024-06-27T16:02:00Z">
        <w:r w:rsidR="00CA6426">
          <w:t xml:space="preserve">sensor data </w:t>
        </w:r>
      </w:ins>
      <w:ins w:id="454" w:author="Stavrou, Angelos" w:date="2024-06-27T16:03:00Z">
        <w:r w:rsidR="00CA6426">
          <w:t xml:space="preserve">acquisition </w:t>
        </w:r>
      </w:ins>
      <w:r>
        <w:t>limitation may impact high frequency data analyses where the bandwidth of the sampled signals may drop suddenly all the way down to about 8Hz</w:t>
      </w:r>
      <w:ins w:id="455" w:author="Stavrou, Angelos" w:date="2024-06-27T16:03:00Z">
        <w:r w:rsidR="00CA6426">
          <w:t>. This can</w:t>
        </w:r>
      </w:ins>
      <w:del w:id="456" w:author="Stavrou, Angelos" w:date="2024-06-27T16:03:00Z">
        <w:r w:rsidDel="00CA6426">
          <w:delText xml:space="preserve"> and</w:delText>
        </w:r>
      </w:del>
      <w:ins w:id="457" w:author="Stavrou, Angelos" w:date="2024-06-27T16:03:00Z">
        <w:r w:rsidR="00CA6426">
          <w:t xml:space="preserve"> subsequently</w:t>
        </w:r>
      </w:ins>
      <w:r>
        <w:t xml:space="preserve"> lead to a missing signals or activity, and essentially introduce erroneous lower frequency activity</w:t>
      </w:r>
      <w:ins w:id="458" w:author="Stavrou, Angelos" w:date="2024-06-27T16:03:00Z">
        <w:r w:rsidR="00CA6426">
          <w:t>.</w:t>
        </w:r>
      </w:ins>
      <w:del w:id="459" w:author="Stavrou, Angelos" w:date="2024-06-27T16:03:00Z">
        <w:r w:rsidDel="00CA6426">
          <w:delText xml:space="preserve">. </w:delText>
        </w:r>
        <w:r w:rsidR="00D86797" w:rsidDel="00CA6426">
          <w:delText xml:space="preserve">Obviously, in our sensor data acquisition it did not have an impact since sampling frequency was </w:delText>
        </w:r>
        <w:r w:rsidR="00EB706D" w:rsidDel="00CA6426">
          <w:delText xml:space="preserve">much </w:delText>
        </w:r>
        <w:r w:rsidR="00D86797" w:rsidDel="00CA6426">
          <w:delText>lower, only 5Hz.</w:delText>
        </w:r>
      </w:del>
    </w:p>
    <w:p w14:paraId="3A1E2FEE" w14:textId="67CCB2E2" w:rsidR="00F01401" w:rsidRDefault="00396301" w:rsidP="006B7FDC">
      <w:pPr>
        <w:pStyle w:val="BodyText"/>
        <w:spacing w:after="5.75pt"/>
      </w:pPr>
      <w:ins w:id="460" w:author="Stavrou, Angelos" w:date="2024-06-27T16:03:00Z">
        <w:r>
          <w:t xml:space="preserve">Furthermore, </w:t>
        </w:r>
      </w:ins>
      <w:ins w:id="461" w:author="Stavrou, Angelos" w:date="2024-06-27T16:04:00Z">
        <w:r>
          <w:t>i</w:t>
        </w:r>
      </w:ins>
      <w:del w:id="462" w:author="Stavrou, Angelos" w:date="2024-06-27T16:03:00Z">
        <w:r w:rsidR="00F01401" w:rsidDel="00396301">
          <w:delText>I</w:delText>
        </w:r>
      </w:del>
      <w:r w:rsidR="00F01401">
        <w:t xml:space="preserve">f </w:t>
      </w:r>
      <w:ins w:id="463" w:author="Stavrou, Angelos" w:date="2024-06-26T22:06:00Z">
        <w:r w:rsidR="0035361E">
          <w:t xml:space="preserve">the </w:t>
        </w:r>
      </w:ins>
      <w:r w:rsidR="008E58DA">
        <w:rPr>
          <w:lang w:val="en-US"/>
        </w:rPr>
        <w:t>app</w:t>
      </w:r>
      <w:ins w:id="464" w:author="Stavrou, Angelos" w:date="2024-06-26T22:06:00Z">
        <w:r w:rsidR="0035361E">
          <w:rPr>
            <w:lang w:val="en-US"/>
          </w:rPr>
          <w:t>lication</w:t>
        </w:r>
      </w:ins>
      <w:r w:rsidR="008E58DA">
        <w:rPr>
          <w:lang w:val="en-US"/>
        </w:rPr>
        <w:t xml:space="preserve"> is</w:t>
      </w:r>
      <w:r w:rsidR="00F01401">
        <w:t xml:space="preserve"> tracking the movements and visualizing </w:t>
      </w:r>
      <w:ins w:id="465" w:author="Stavrou, Angelos" w:date="2024-06-27T16:04:00Z">
        <w:r>
          <w:t>them</w:t>
        </w:r>
      </w:ins>
      <w:del w:id="466" w:author="Stavrou, Angelos" w:date="2024-06-27T16:04:00Z">
        <w:r w:rsidR="00F01401" w:rsidDel="00396301">
          <w:delText>it</w:delText>
        </w:r>
      </w:del>
      <w:r w:rsidR="00F01401">
        <w:t xml:space="preserve"> via </w:t>
      </w:r>
      <w:ins w:id="467" w:author="Stavrou, Angelos" w:date="2024-06-27T16:04:00Z">
        <w:r w:rsidR="00282643">
          <w:t xml:space="preserve">a </w:t>
        </w:r>
      </w:ins>
      <w:r w:rsidR="00F01401">
        <w:t xml:space="preserve">world coordinate system transformation for acceleration, </w:t>
      </w:r>
      <w:r w:rsidR="008E58DA">
        <w:rPr>
          <w:lang w:val="en-US"/>
        </w:rPr>
        <w:t>trajectories</w:t>
      </w:r>
      <w:r w:rsidR="00F01401">
        <w:t xml:space="preserve"> will drift of</w:t>
      </w:r>
      <w:ins w:id="468" w:author="Stavrou, Angelos" w:date="2024-06-27T16:04:00Z">
        <w:r w:rsidR="00282643">
          <w:t>f</w:t>
        </w:r>
      </w:ins>
      <w:r w:rsidR="00F01401">
        <w:t xml:space="preserve"> course</w:t>
      </w:r>
      <w:ins w:id="469" w:author="Stavrou, Angelos" w:date="2024-06-27T16:04:00Z">
        <w:r w:rsidR="00282643">
          <w:t>. This is due to</w:t>
        </w:r>
      </w:ins>
      <w:del w:id="470" w:author="Stavrou, Angelos" w:date="2024-06-27T16:04:00Z">
        <w:r w:rsidR="00F01401" w:rsidDel="00282643">
          <w:delText xml:space="preserve"> because of those</w:delText>
        </w:r>
      </w:del>
      <w:r w:rsidR="00F01401">
        <w:t xml:space="preserve"> longer accelerations at certain times. As reported by authors </w:t>
      </w:r>
      <w:r w:rsidR="00F01401">
        <w:rPr>
          <w:lang w:val="en-US"/>
        </w:rPr>
        <w:fldChar w:fldCharType="begin"/>
      </w:r>
      <w:r w:rsidR="00F01401">
        <w:instrText xml:space="preserve"> REF _Ref137597542 \r \h </w:instrText>
      </w:r>
      <w:r w:rsidR="00F01401">
        <w:rPr>
          <w:lang w:val="en-US"/>
        </w:rPr>
      </w:r>
      <w:r w:rsidR="00F01401">
        <w:rPr>
          <w:lang w:val="en-US"/>
        </w:rPr>
        <w:fldChar w:fldCharType="separate"/>
      </w:r>
      <w:r w:rsidR="00DC0244">
        <w:t>[12]</w:t>
      </w:r>
      <w:r w:rsidR="00F01401">
        <w:rPr>
          <w:lang w:val="en-US"/>
        </w:rPr>
        <w:fldChar w:fldCharType="end"/>
      </w:r>
      <w:r w:rsidR="00EB706D">
        <w:rPr>
          <w:lang w:val="en-US"/>
        </w:rPr>
        <w:t>,</w:t>
      </w:r>
      <w:r w:rsidR="00F01401">
        <w:t xml:space="preserve"> acquisition </w:t>
      </w:r>
      <w:r w:rsidR="00D21A18">
        <w:t>for detecting subject</w:t>
      </w:r>
      <w:r w:rsidR="00D21A18">
        <w:rPr>
          <w:lang w:val="en-US"/>
        </w:rPr>
        <w:t>’s</w:t>
      </w:r>
      <w:r w:rsidR="00D21A18">
        <w:t xml:space="preserve"> movement </w:t>
      </w:r>
      <w:r w:rsidR="00F01401">
        <w:t>ranges from 20Hz-200Hz. With 60ms extra, it easily may, even for the lowest 20Hz frequency, double the time subject spent a</w:t>
      </w:r>
      <w:r w:rsidR="00F01401">
        <w:rPr>
          <w:lang w:val="en-US"/>
        </w:rPr>
        <w:t>c</w:t>
      </w:r>
      <w:r w:rsidR="00F01401">
        <w:t>/de</w:t>
      </w:r>
      <w:r w:rsidR="00F01401">
        <w:rPr>
          <w:lang w:val="en-US"/>
        </w:rPr>
        <w:t>-</w:t>
      </w:r>
      <w:proofErr w:type="spellStart"/>
      <w:r w:rsidR="00F01401">
        <w:t>celerating</w:t>
      </w:r>
      <w:proofErr w:type="spellEnd"/>
      <w:r w:rsidR="00F01401">
        <w:t xml:space="preserve"> at selected instances that would quadruple the displacements. Authors </w:t>
      </w:r>
      <w:r w:rsidR="00F01401">
        <w:rPr>
          <w:lang w:val="en-US"/>
        </w:rPr>
        <w:t xml:space="preserve">in </w:t>
      </w:r>
      <w:r w:rsidR="00F01401">
        <w:rPr>
          <w:lang w:val="en-US"/>
        </w:rPr>
        <w:fldChar w:fldCharType="begin"/>
      </w:r>
      <w:r w:rsidR="00F01401">
        <w:rPr>
          <w:lang w:val="en-US"/>
        </w:rPr>
        <w:instrText xml:space="preserve"> REF _Ref137597542 \r \h </w:instrText>
      </w:r>
      <w:r w:rsidR="00F01401">
        <w:rPr>
          <w:lang w:val="en-US"/>
        </w:rPr>
      </w:r>
      <w:r w:rsidR="00F01401">
        <w:rPr>
          <w:lang w:val="en-US"/>
        </w:rPr>
        <w:fldChar w:fldCharType="separate"/>
      </w:r>
      <w:r w:rsidR="00DC0244">
        <w:rPr>
          <w:lang w:val="en-US"/>
        </w:rPr>
        <w:t>[12]</w:t>
      </w:r>
      <w:r w:rsidR="00F01401">
        <w:rPr>
          <w:lang w:val="en-US"/>
        </w:rPr>
        <w:fldChar w:fldCharType="end"/>
      </w:r>
      <w:r w:rsidR="00F01401">
        <w:t xml:space="preserve"> actually reported over estimation limitations in their research that might as well have been caused by those extra</w:t>
      </w:r>
      <w:ins w:id="471" w:author="Stavrou, Angelos" w:date="2024-06-27T16:04:00Z">
        <w:r w:rsidR="00282643">
          <w:t>-</w:t>
        </w:r>
      </w:ins>
      <w:del w:id="472" w:author="Stavrou, Angelos" w:date="2024-06-27T15:54:00Z">
        <w:r w:rsidR="00F01401" w:rsidDel="00B07E74">
          <w:delText xml:space="preserve"> </w:delText>
        </w:r>
      </w:del>
      <w:r w:rsidR="008E58DA">
        <w:rPr>
          <w:lang w:val="en-US"/>
        </w:rPr>
        <w:t>long intervals</w:t>
      </w:r>
      <w:r w:rsidR="00F01401">
        <w:t>. High-pass digital filter was proposed as a remedy to attenuate lower part of the spectrum but it only would minimize it. So, technically, one needs to discard this point as a continuous and devise a reset point for trajectory integration routine</w:t>
      </w:r>
      <w:r w:rsidR="00D21A18">
        <w:rPr>
          <w:lang w:val="en-US"/>
        </w:rPr>
        <w:t xml:space="preserve"> or resample the data set</w:t>
      </w:r>
      <w:r w:rsidR="00F01401">
        <w:t xml:space="preserve">. </w:t>
      </w:r>
    </w:p>
    <w:p w14:paraId="25C301F1" w14:textId="48998DCB" w:rsidR="00D86797" w:rsidRPr="00D86797" w:rsidDel="0035361E" w:rsidRDefault="00D86797" w:rsidP="006B7FDC">
      <w:pPr>
        <w:pStyle w:val="BodyText"/>
        <w:spacing w:after="5.75pt"/>
        <w:rPr>
          <w:del w:id="473" w:author="Stavrou, Angelos" w:date="2024-06-26T22:06:00Z"/>
          <w:lang w:val="en-US"/>
        </w:rPr>
      </w:pPr>
      <w:r>
        <w:rPr>
          <w:lang w:val="en-US"/>
        </w:rPr>
        <w:t xml:space="preserve">When reviewing available online </w:t>
      </w:r>
      <w:r w:rsidR="0070156B">
        <w:rPr>
          <w:lang w:val="en-US"/>
        </w:rPr>
        <w:t>open-source</w:t>
      </w:r>
      <w:r>
        <w:rPr>
          <w:lang w:val="en-US"/>
        </w:rPr>
        <w:t xml:space="preserve"> sensor data sets</w:t>
      </w:r>
      <w:r w:rsidR="00500D7D">
        <w:rPr>
          <w:lang w:val="en-US"/>
        </w:rPr>
        <w:t xml:space="preserve"> (e.g.,</w:t>
      </w:r>
      <w:r>
        <w:rPr>
          <w:lang w:val="en-US"/>
        </w:rPr>
        <w:t xml:space="preserve"> </w:t>
      </w:r>
      <w:r w:rsidR="0070156B">
        <w:rPr>
          <w:lang w:val="en-US"/>
        </w:rPr>
        <w:t>[15</w:t>
      </w:r>
      <w:r w:rsidR="003F4E1D">
        <w:rPr>
          <w:lang w:val="en-US"/>
        </w:rPr>
        <w:t>,16</w:t>
      </w:r>
      <w:r w:rsidR="0070156B">
        <w:rPr>
          <w:lang w:val="en-US"/>
        </w:rPr>
        <w:t>]</w:t>
      </w:r>
      <w:r w:rsidR="00500D7D">
        <w:rPr>
          <w:lang w:val="en-US"/>
        </w:rPr>
        <w:t>)</w:t>
      </w:r>
      <w:r w:rsidR="003F4E1D">
        <w:rPr>
          <w:lang w:val="en-US"/>
        </w:rPr>
        <w:t xml:space="preserve"> one can see that data were collected with the applications being in foreground on a smartphone</w:t>
      </w:r>
      <w:r w:rsidR="00122449">
        <w:rPr>
          <w:lang w:val="en-US"/>
        </w:rPr>
        <w:t>, i.e., app was kept in background but to report a behavior it had to be brought up,</w:t>
      </w:r>
      <w:r w:rsidR="003F4E1D">
        <w:rPr>
          <w:lang w:val="en-US"/>
        </w:rPr>
        <w:t xml:space="preserve"> and for a short period of time </w:t>
      </w:r>
      <w:r w:rsidR="00D13A1A">
        <w:rPr>
          <w:lang w:val="en-US"/>
        </w:rPr>
        <w:t xml:space="preserve">3min or 20sec </w:t>
      </w:r>
      <w:r w:rsidR="003F4E1D">
        <w:rPr>
          <w:lang w:val="en-US"/>
        </w:rPr>
        <w:t xml:space="preserve">with </w:t>
      </w:r>
      <w:r w:rsidR="00122449">
        <w:rPr>
          <w:lang w:val="en-US"/>
        </w:rPr>
        <w:t xml:space="preserve">relatively high </w:t>
      </w:r>
      <w:r w:rsidR="003F4E1D">
        <w:rPr>
          <w:lang w:val="en-US"/>
        </w:rPr>
        <w:t>acquisition frequencies of 40</w:t>
      </w:r>
      <w:r w:rsidR="00BE1B47">
        <w:rPr>
          <w:lang w:val="en-US"/>
        </w:rPr>
        <w:t>-50</w:t>
      </w:r>
      <w:r w:rsidR="003F4E1D">
        <w:rPr>
          <w:lang w:val="en-US"/>
        </w:rPr>
        <w:t xml:space="preserve">Hz. These data sets were very consistent and did not have gaps in data. </w:t>
      </w:r>
      <w:r w:rsidR="00122449">
        <w:rPr>
          <w:lang w:val="en-US"/>
        </w:rPr>
        <w:t xml:space="preserve">We calculated the intervals between the </w:t>
      </w:r>
      <w:r w:rsidR="00D13A1A">
        <w:rPr>
          <w:lang w:val="en-US"/>
        </w:rPr>
        <w:t>data timestamps and w</w:t>
      </w:r>
      <w:r w:rsidR="00500D7D">
        <w:rPr>
          <w:lang w:val="en-US"/>
        </w:rPr>
        <w:t>er</w:t>
      </w:r>
      <w:r w:rsidR="00D13A1A">
        <w:rPr>
          <w:lang w:val="en-US"/>
        </w:rPr>
        <w:t xml:space="preserve">e very surprised to see </w:t>
      </w:r>
      <w:r w:rsidR="00EB706D">
        <w:rPr>
          <w:lang w:val="en-US"/>
        </w:rPr>
        <w:t xml:space="preserve">virtually </w:t>
      </w:r>
      <w:r w:rsidR="00D13A1A">
        <w:rPr>
          <w:lang w:val="en-US"/>
        </w:rPr>
        <w:t xml:space="preserve">constant interval representing acquisition frequency throughout whole 20s recording session [16]. </w:t>
      </w:r>
      <w:r w:rsidR="00D21A18">
        <w:rPr>
          <w:lang w:val="en-US"/>
        </w:rPr>
        <w:t>This could not be replicated by our app</w:t>
      </w:r>
      <w:r w:rsidR="00EB706D">
        <w:rPr>
          <w:lang w:val="en-US"/>
        </w:rPr>
        <w:t>,</w:t>
      </w:r>
      <w:r w:rsidR="00D21A18">
        <w:rPr>
          <w:lang w:val="en-US"/>
        </w:rPr>
        <w:t xml:space="preserve"> even if it ran in </w:t>
      </w:r>
      <w:r w:rsidR="00FF7164">
        <w:rPr>
          <w:lang w:val="en-US"/>
        </w:rPr>
        <w:t>the foreground</w:t>
      </w:r>
      <w:r w:rsidR="00D21A18">
        <w:rPr>
          <w:lang w:val="en-US"/>
        </w:rPr>
        <w:t xml:space="preserve">. </w:t>
      </w:r>
      <w:r w:rsidR="00880048">
        <w:rPr>
          <w:lang w:val="en-US"/>
        </w:rPr>
        <w:t>Clearly</w:t>
      </w:r>
      <w:r w:rsidR="00BE1B47">
        <w:rPr>
          <w:lang w:val="en-US"/>
        </w:rPr>
        <w:t>, the app design is different and simply collects raw data at the</w:t>
      </w:r>
      <w:r w:rsidR="00500D7D">
        <w:rPr>
          <w:lang w:val="en-US"/>
        </w:rPr>
        <w:t xml:space="preserve"> fastest</w:t>
      </w:r>
      <w:r w:rsidR="00BE1B47">
        <w:rPr>
          <w:lang w:val="en-US"/>
        </w:rPr>
        <w:t xml:space="preserve"> sensor refresh rate</w:t>
      </w:r>
      <w:r w:rsidR="00500D7D">
        <w:rPr>
          <w:lang w:val="en-US"/>
        </w:rPr>
        <w:t xml:space="preserve"> (50Hz)</w:t>
      </w:r>
      <w:r w:rsidR="00BE1B47">
        <w:rPr>
          <w:lang w:val="en-US"/>
        </w:rPr>
        <w:t>, however, for a short period of time</w:t>
      </w:r>
      <w:r w:rsidR="00500D7D">
        <w:rPr>
          <w:lang w:val="en-US"/>
        </w:rPr>
        <w:t xml:space="preserve">. Later, we assume, data </w:t>
      </w:r>
      <w:r w:rsidR="00500D7D">
        <w:rPr>
          <w:lang w:val="en-US"/>
        </w:rPr>
        <w:lastRenderedPageBreak/>
        <w:t xml:space="preserve">were resampled to the desired rate of 40Hz for the </w:t>
      </w:r>
      <w:r w:rsidR="008E58DA">
        <w:rPr>
          <w:lang w:val="en-US"/>
        </w:rPr>
        <w:t xml:space="preserve">later </w:t>
      </w:r>
      <w:r w:rsidR="00500D7D">
        <w:rPr>
          <w:lang w:val="en-US"/>
        </w:rPr>
        <w:t>analyses</w:t>
      </w:r>
      <w:r w:rsidR="00BE1B47">
        <w:rPr>
          <w:lang w:val="en-US"/>
        </w:rPr>
        <w:t xml:space="preserve">. Our app conserves activity using </w:t>
      </w:r>
      <w:proofErr w:type="spellStart"/>
      <w:proofErr w:type="gramStart"/>
      <w:r w:rsidR="00BE1B47">
        <w:rPr>
          <w:lang w:val="en-US"/>
        </w:rPr>
        <w:t>onSensorChange</w:t>
      </w:r>
      <w:proofErr w:type="spellEnd"/>
      <w:proofErr w:type="gramEnd"/>
      <w:r w:rsidR="00BE1B47">
        <w:rPr>
          <w:lang w:val="en-US"/>
        </w:rPr>
        <w:t xml:space="preserve"> method with preset polling period limit that is </w:t>
      </w:r>
      <w:r w:rsidR="00500D7D">
        <w:rPr>
          <w:lang w:val="en-US"/>
        </w:rPr>
        <w:t xml:space="preserve">more </w:t>
      </w:r>
      <w:r w:rsidR="00BE1B47">
        <w:rPr>
          <w:lang w:val="en-US"/>
        </w:rPr>
        <w:t xml:space="preserve">suitable for continuous applications. </w:t>
      </w:r>
      <w:r w:rsidR="00CF3E1D">
        <w:rPr>
          <w:lang w:val="en-US"/>
        </w:rPr>
        <w:t xml:space="preserve">Ultimately, </w:t>
      </w:r>
      <w:r w:rsidR="00500D7D">
        <w:rPr>
          <w:lang w:val="en-US"/>
        </w:rPr>
        <w:t xml:space="preserve">in our case, </w:t>
      </w:r>
      <w:r w:rsidR="00CF3E1D">
        <w:rPr>
          <w:lang w:val="en-US"/>
        </w:rPr>
        <w:t>that introduce</w:t>
      </w:r>
      <w:r w:rsidR="007C3B06">
        <w:rPr>
          <w:lang w:val="en-US"/>
        </w:rPr>
        <w:t>d</w:t>
      </w:r>
      <w:r w:rsidR="00CF3E1D">
        <w:rPr>
          <w:lang w:val="en-US"/>
        </w:rPr>
        <w:t xml:space="preserve"> variability and long gaps between the sensor data readings.</w:t>
      </w:r>
      <w:ins w:id="474" w:author="Stavrou, Angelos" w:date="2024-06-26T22:06:00Z">
        <w:r w:rsidR="0035361E">
          <w:rPr>
            <w:lang w:val="en-US"/>
          </w:rPr>
          <w:t xml:space="preserve"> </w:t>
        </w:r>
      </w:ins>
    </w:p>
    <w:p w14:paraId="2321047D" w14:textId="1693A200" w:rsidR="00FF2177" w:rsidRDefault="00F01401" w:rsidP="0035361E">
      <w:pPr>
        <w:pStyle w:val="BodyText"/>
        <w:spacing w:after="5.75pt"/>
      </w:pPr>
      <w:r>
        <w:t>Another approach to this limitation would be switching to collecting raw timestamps from the sensor itself and not from the OS. This task is technically difficult because raw sensor timestamps are not uniform and counted from the specific time epoch, so it does not specifically reflect the time when the event happened. That feature is set by the manufacturer, so it too may vary from device to device.</w:t>
      </w:r>
    </w:p>
    <w:p w14:paraId="4FE3048D" w14:textId="72CB65F8" w:rsidR="00FF2177" w:rsidRDefault="00FF2177" w:rsidP="00FF2177">
      <w:pPr>
        <w:pStyle w:val="Heading1"/>
      </w:pPr>
      <w:r>
        <w:t>Conclusion</w:t>
      </w:r>
    </w:p>
    <w:p w14:paraId="1E878416" w14:textId="32D9EB53" w:rsidR="00FF2177" w:rsidRDefault="00553957" w:rsidP="00B303E4">
      <w:pPr>
        <w:pStyle w:val="BodyText"/>
      </w:pPr>
      <w:ins w:id="475" w:author="Stavrou, Angelos" w:date="2024-06-27T16:07:00Z">
        <w:r>
          <w:t>The number and quality of m</w:t>
        </w:r>
      </w:ins>
      <w:ins w:id="476" w:author="Stavrou, Angelos" w:date="2024-06-27T16:06:00Z">
        <w:r>
          <w:t>obile device</w:t>
        </w:r>
      </w:ins>
      <w:ins w:id="477" w:author="Stavrou, Angelos" w:date="2024-06-27T16:07:00Z">
        <w:r>
          <w:t xml:space="preserve"> sensors have increased over the last few years. In this study, we exposed some of the data quality issues observed when </w:t>
        </w:r>
      </w:ins>
      <w:ins w:id="478" w:author="Stavrou, Angelos" w:date="2024-06-27T16:08:00Z">
        <w:r>
          <w:t xml:space="preserve">the device is under different operating conditions. Indeed, the </w:t>
        </w:r>
      </w:ins>
      <w:del w:id="479" w:author="Stavrou, Angelos" w:date="2024-06-27T16:08:00Z">
        <w:r w:rsidR="00FF2177" w:rsidRPr="00FF2177" w:rsidDel="00553957">
          <w:delText xml:space="preserve">Low </w:delText>
        </w:r>
      </w:del>
      <w:r w:rsidR="00FF2177" w:rsidRPr="00FF2177">
        <w:t>battery charge, functional state of the device</w:t>
      </w:r>
      <w:ins w:id="480" w:author="Stavrou, Angelos" w:date="2024-06-27T16:08:00Z">
        <w:r>
          <w:t>,</w:t>
        </w:r>
      </w:ins>
      <w:r w:rsidR="00FF2177" w:rsidRPr="00FF2177">
        <w:t xml:space="preserve"> and different </w:t>
      </w:r>
      <w:ins w:id="481" w:author="Stavrou, Angelos" w:date="2024-06-27T16:09:00Z">
        <w:r>
          <w:t xml:space="preserve">device </w:t>
        </w:r>
      </w:ins>
      <w:r w:rsidR="00FF2177" w:rsidRPr="00FF2177">
        <w:t xml:space="preserve">hardware </w:t>
      </w:r>
      <w:ins w:id="482" w:author="Stavrou, Angelos" w:date="2024-06-27T16:09:00Z">
        <w:r>
          <w:t>can</w:t>
        </w:r>
      </w:ins>
      <w:del w:id="483" w:author="Stavrou, Angelos" w:date="2024-06-27T16:09:00Z">
        <w:r w:rsidR="00FF2177" w:rsidRPr="00FF2177" w:rsidDel="00553957">
          <w:delText>may</w:delText>
        </w:r>
      </w:del>
      <w:r w:rsidR="00FF2177" w:rsidRPr="00FF2177">
        <w:t xml:space="preserve"> introduce </w:t>
      </w:r>
      <w:del w:id="484" w:author="Stavrou, Angelos" w:date="2024-06-27T16:09:00Z">
        <w:r w:rsidR="00500D7D" w:rsidDel="00553957">
          <w:rPr>
            <w:lang w:val="en-US"/>
          </w:rPr>
          <w:delText xml:space="preserve">an </w:delText>
        </w:r>
      </w:del>
      <w:r w:rsidR="00FF2177" w:rsidRPr="00FF2177">
        <w:t xml:space="preserve">unwanted data inconsistencies </w:t>
      </w:r>
      <w:r w:rsidR="007C3B06">
        <w:rPr>
          <w:lang w:val="en-US"/>
        </w:rPr>
        <w:t xml:space="preserve">and jitters </w:t>
      </w:r>
      <w:r w:rsidR="00FF2177" w:rsidRPr="00FF2177">
        <w:t xml:space="preserve">when capturing sensor information. </w:t>
      </w:r>
      <w:r w:rsidR="00500D7D">
        <w:rPr>
          <w:lang w:val="en-US"/>
        </w:rPr>
        <w:t>Moreover</w:t>
      </w:r>
      <w:r w:rsidR="00FF2177" w:rsidRPr="00FF2177">
        <w:t>,</w:t>
      </w:r>
      <w:ins w:id="485" w:author="Stavrou, Angelos" w:date="2024-06-27T16:09:00Z">
        <w:r>
          <w:t xml:space="preserve"> the Operating System</w:t>
        </w:r>
      </w:ins>
      <w:r w:rsidR="00FF2177" w:rsidRPr="00FF2177">
        <w:t xml:space="preserve"> </w:t>
      </w:r>
      <w:ins w:id="486" w:author="Stavrou, Angelos" w:date="2024-06-27T16:09:00Z">
        <w:r>
          <w:t>(</w:t>
        </w:r>
      </w:ins>
      <w:r w:rsidR="00500D7D">
        <w:rPr>
          <w:lang w:val="en-US"/>
        </w:rPr>
        <w:t>OS</w:t>
      </w:r>
      <w:ins w:id="487" w:author="Stavrou, Angelos" w:date="2024-06-27T16:09:00Z">
        <w:r>
          <w:rPr>
            <w:lang w:val="en-US"/>
          </w:rPr>
          <w:t>)</w:t>
        </w:r>
      </w:ins>
      <w:r w:rsidR="00500D7D">
        <w:rPr>
          <w:lang w:val="en-US"/>
        </w:rPr>
        <w:t xml:space="preserve"> </w:t>
      </w:r>
      <w:del w:id="488" w:author="Stavrou, Angelos" w:date="2024-06-27T16:10:00Z">
        <w:r w:rsidR="00500D7D" w:rsidDel="00553957">
          <w:rPr>
            <w:lang w:val="en-US"/>
          </w:rPr>
          <w:delText>may greatly</w:delText>
        </w:r>
      </w:del>
      <w:ins w:id="489" w:author="Stavrou, Angelos" w:date="2024-06-27T16:10:00Z">
        <w:r>
          <w:rPr>
            <w:lang w:val="en-US"/>
          </w:rPr>
          <w:t>can under certain conditions</w:t>
        </w:r>
      </w:ins>
      <w:r w:rsidR="00500D7D">
        <w:rPr>
          <w:lang w:val="en-US"/>
        </w:rPr>
        <w:t xml:space="preserve"> delay</w:t>
      </w:r>
      <w:ins w:id="490" w:author="Stavrou, Angelos" w:date="2024-06-27T16:10:00Z">
        <w:r>
          <w:rPr>
            <w:lang w:val="en-US"/>
          </w:rPr>
          <w:t xml:space="preserve"> the</w:t>
        </w:r>
      </w:ins>
      <w:r w:rsidR="00500D7D">
        <w:rPr>
          <w:lang w:val="en-US"/>
        </w:rPr>
        <w:t xml:space="preserve"> sensor </w:t>
      </w:r>
      <w:r w:rsidR="00FF2177" w:rsidRPr="00FF2177">
        <w:t xml:space="preserve">data </w:t>
      </w:r>
      <w:r w:rsidR="00500D7D">
        <w:rPr>
          <w:lang w:val="en-US"/>
        </w:rPr>
        <w:t>acquisition</w:t>
      </w:r>
      <w:ins w:id="491" w:author="Stavrou, Angelos" w:date="2024-06-27T16:10:00Z">
        <w:r>
          <w:rPr>
            <w:lang w:val="en-US"/>
          </w:rPr>
          <w:t>. These delays</w:t>
        </w:r>
      </w:ins>
      <w:r w:rsidR="00500D7D">
        <w:rPr>
          <w:lang w:val="en-US"/>
        </w:rPr>
        <w:t xml:space="preserve"> </w:t>
      </w:r>
      <w:del w:id="492" w:author="Stavrou, Angelos" w:date="2024-06-27T16:10:00Z">
        <w:r w:rsidR="00500D7D" w:rsidDel="00553957">
          <w:rPr>
            <w:lang w:val="en-US"/>
          </w:rPr>
          <w:delText xml:space="preserve">that </w:delText>
        </w:r>
      </w:del>
      <w:r w:rsidR="00500D7D">
        <w:rPr>
          <w:lang w:val="en-US"/>
        </w:rPr>
        <w:t>can cause aliasing</w:t>
      </w:r>
      <w:r w:rsidR="00FF2177" w:rsidRPr="00FF2177">
        <w:t xml:space="preserve"> at higher than 8Hz frequency</w:t>
      </w:r>
      <w:ins w:id="493" w:author="Stavrou, Angelos" w:date="2024-06-27T16:10:00Z">
        <w:r>
          <w:t xml:space="preserve"> ranges and affect high-frequency sensing</w:t>
        </w:r>
      </w:ins>
      <w:r w:rsidR="00500D7D">
        <w:rPr>
          <w:lang w:val="en-US"/>
        </w:rPr>
        <w:t>.</w:t>
      </w:r>
      <w:ins w:id="494" w:author="Stavrou, Angelos" w:date="2024-06-27T16:11:00Z">
        <w:r>
          <w:rPr>
            <w:lang w:val="en-US"/>
          </w:rPr>
          <w:t xml:space="preserve"> In addition,</w:t>
        </w:r>
      </w:ins>
      <w:r w:rsidR="00FF2177" w:rsidRPr="00FF2177">
        <w:t xml:space="preserve"> </w:t>
      </w:r>
      <w:ins w:id="495" w:author="Stavrou, Angelos" w:date="2024-06-27T16:11:00Z">
        <w:r>
          <w:t xml:space="preserve">we observed that mobile </w:t>
        </w:r>
        <w:r>
          <w:rPr>
            <w:lang w:val="en-US"/>
          </w:rPr>
          <w:t>d</w:t>
        </w:r>
      </w:ins>
      <w:del w:id="496" w:author="Stavrou, Angelos" w:date="2024-06-27T16:11:00Z">
        <w:r w:rsidR="00500D7D" w:rsidDel="00553957">
          <w:rPr>
            <w:lang w:val="en-US"/>
          </w:rPr>
          <w:delText>D</w:delText>
        </w:r>
      </w:del>
      <w:r w:rsidR="00500D7D">
        <w:rPr>
          <w:lang w:val="en-US"/>
        </w:rPr>
        <w:t xml:space="preserve">evices from different manufacturers and </w:t>
      </w:r>
      <w:ins w:id="497" w:author="Stavrou, Angelos" w:date="2024-06-27T16:11:00Z">
        <w:r>
          <w:rPr>
            <w:lang w:val="en-US"/>
          </w:rPr>
          <w:t>the</w:t>
        </w:r>
      </w:ins>
      <w:del w:id="498" w:author="Stavrou, Angelos" w:date="2024-06-27T16:11:00Z">
        <w:r w:rsidR="00500D7D" w:rsidDel="00553957">
          <w:rPr>
            <w:lang w:val="en-US"/>
          </w:rPr>
          <w:delText>a</w:delText>
        </w:r>
      </w:del>
      <w:r w:rsidR="00500D7D">
        <w:rPr>
          <w:lang w:val="en-US"/>
        </w:rPr>
        <w:t xml:space="preserve"> number of sensors monitored may exacerbate </w:t>
      </w:r>
      <w:del w:id="499" w:author="Stavrou, Angelos" w:date="2024-06-27T16:11:00Z">
        <w:r w:rsidR="00500D7D" w:rsidDel="00553957">
          <w:rPr>
            <w:lang w:val="en-US"/>
          </w:rPr>
          <w:delText>that</w:delText>
        </w:r>
      </w:del>
      <w:ins w:id="500" w:author="Stavrou, Angelos" w:date="2024-06-27T16:11:00Z">
        <w:r>
          <w:rPr>
            <w:lang w:val="en-US"/>
          </w:rPr>
          <w:t>time gaps in sequential sensor data</w:t>
        </w:r>
      </w:ins>
      <w:r w:rsidR="00FF2177" w:rsidRPr="00FF2177">
        <w:t xml:space="preserve">. </w:t>
      </w:r>
      <w:ins w:id="501" w:author="Stavrou, Angelos" w:date="2024-06-27T16:11:00Z">
        <w:r>
          <w:t>F</w:t>
        </w:r>
      </w:ins>
      <w:ins w:id="502" w:author="Stavrou, Angelos" w:date="2024-06-27T16:12:00Z">
        <w:r>
          <w:t xml:space="preserve">inally, </w:t>
        </w:r>
      </w:ins>
      <w:del w:id="503" w:author="Stavrou, Angelos" w:date="2024-06-27T16:12:00Z">
        <w:r w:rsidR="00500D7D" w:rsidDel="00553957">
          <w:rPr>
            <w:lang w:val="en-US"/>
          </w:rPr>
          <w:delText>C</w:delText>
        </w:r>
        <w:r w:rsidR="00FF2177" w:rsidRPr="00FF2177" w:rsidDel="00553957">
          <w:delText xml:space="preserve">ertain </w:delText>
        </w:r>
      </w:del>
      <w:ins w:id="504" w:author="Stavrou, Angelos" w:date="2024-06-27T16:12:00Z">
        <w:r>
          <w:rPr>
            <w:lang w:val="en-US"/>
          </w:rPr>
          <w:t xml:space="preserve">due to the data delays, any applications that require data quality guarantees </w:t>
        </w:r>
        <w:r>
          <w:t xml:space="preserve">will </w:t>
        </w:r>
      </w:ins>
      <w:ins w:id="505" w:author="Stavrou, Angelos" w:date="2024-06-27T16:13:00Z">
        <w:r>
          <w:t>have</w:t>
        </w:r>
      </w:ins>
      <w:del w:id="506" w:author="Stavrou, Angelos" w:date="2024-06-27T16:12:00Z">
        <w:r w:rsidR="00FF2177" w:rsidRPr="00FF2177" w:rsidDel="00553957">
          <w:delText>data</w:delText>
        </w:r>
        <w:r w:rsidR="00500D7D" w:rsidDel="00553957">
          <w:rPr>
            <w:lang w:val="en-US"/>
          </w:rPr>
          <w:delText xml:space="preserve"> acquisition</w:delText>
        </w:r>
      </w:del>
      <w:ins w:id="507" w:author="Stavrou, Angelos" w:date="2024-06-27T16:13:00Z">
        <w:r>
          <w:rPr>
            <w:lang w:val="en-US"/>
          </w:rPr>
          <w:t xml:space="preserve"> to implement</w:t>
        </w:r>
      </w:ins>
      <w:del w:id="508" w:author="Stavrou, Angelos" w:date="2024-06-27T16:13:00Z">
        <w:r w:rsidR="00500D7D" w:rsidDel="00553957">
          <w:rPr>
            <w:lang w:val="en-US"/>
          </w:rPr>
          <w:delText xml:space="preserve"> algorithms,</w:delText>
        </w:r>
      </w:del>
      <w:r w:rsidR="00FF2177" w:rsidRPr="00FF2177">
        <w:t xml:space="preserve"> </w:t>
      </w:r>
      <w:ins w:id="509" w:author="Stavrou, Angelos" w:date="2024-06-27T16:13:00Z">
        <w:r>
          <w:t xml:space="preserve">data </w:t>
        </w:r>
      </w:ins>
      <w:r w:rsidR="00FF2177" w:rsidRPr="00FF2177">
        <w:t xml:space="preserve">validation </w:t>
      </w:r>
      <w:r w:rsidR="00CF3E1D">
        <w:rPr>
          <w:lang w:val="en-US"/>
        </w:rPr>
        <w:t xml:space="preserve">and/or resampling </w:t>
      </w:r>
      <w:r w:rsidR="00FF2177" w:rsidRPr="00FF2177">
        <w:t>procedures</w:t>
      </w:r>
      <w:ins w:id="510" w:author="Stavrou, Angelos" w:date="2024-06-27T16:13:00Z">
        <w:r>
          <w:t>. This is essential</w:t>
        </w:r>
      </w:ins>
      <w:r w:rsidR="00FF2177" w:rsidRPr="00FF2177">
        <w:t xml:space="preserve"> </w:t>
      </w:r>
      <w:del w:id="511" w:author="Stavrou, Angelos" w:date="2024-06-27T16:13:00Z">
        <w:r w:rsidR="00FF2177" w:rsidRPr="00FF2177" w:rsidDel="00553957">
          <w:delText xml:space="preserve">have to be put in place </w:delText>
        </w:r>
      </w:del>
      <w:r w:rsidR="00FF2177" w:rsidRPr="00FF2177">
        <w:t xml:space="preserve">before data can </w:t>
      </w:r>
      <w:del w:id="512" w:author="Stavrou, Angelos" w:date="2024-06-27T16:14:00Z">
        <w:r w:rsidR="00FF2177" w:rsidRPr="00FF2177" w:rsidDel="00CF2956">
          <w:delText>be deemed</w:delText>
        </w:r>
      </w:del>
      <w:ins w:id="513" w:author="Stavrou, Angelos" w:date="2024-06-27T16:14:00Z">
        <w:r w:rsidR="00CF2956">
          <w:t xml:space="preserve">become </w:t>
        </w:r>
      </w:ins>
      <w:del w:id="514" w:author="Stavrou, Angelos" w:date="2024-06-27T16:14:00Z">
        <w:r w:rsidR="00FF2177" w:rsidRPr="00FF2177" w:rsidDel="00CF2956">
          <w:delText xml:space="preserve"> clean and </w:delText>
        </w:r>
      </w:del>
      <w:r w:rsidR="00FF2177" w:rsidRPr="00FF2177">
        <w:t xml:space="preserve">usable </w:t>
      </w:r>
      <w:ins w:id="515" w:author="Stavrou, Angelos" w:date="2024-06-27T16:16:00Z">
        <w:r w:rsidR="00474D91">
          <w:t>for</w:t>
        </w:r>
      </w:ins>
      <w:del w:id="516" w:author="Stavrou, Angelos" w:date="2024-06-27T16:15:00Z">
        <w:r w:rsidR="00FF2177" w:rsidRPr="00FF2177" w:rsidDel="00CF2956">
          <w:delText xml:space="preserve">for </w:delText>
        </w:r>
      </w:del>
      <w:ins w:id="517" w:author="Stavrou, Angelos" w:date="2024-06-27T16:15:00Z">
        <w:r w:rsidR="00CF2956" w:rsidRPr="00FF2177">
          <w:t xml:space="preserve"> </w:t>
        </w:r>
      </w:ins>
      <w:del w:id="518" w:author="Stavrou, Angelos" w:date="2024-06-27T16:15:00Z">
        <w:r w:rsidR="00FF2177" w:rsidRPr="00FF2177" w:rsidDel="00CF2956">
          <w:delText xml:space="preserve">the </w:delText>
        </w:r>
        <w:r w:rsidR="00500D7D" w:rsidDel="00CF2956">
          <w:rPr>
            <w:lang w:val="en-US"/>
          </w:rPr>
          <w:delText>h</w:delText>
        </w:r>
        <w:r w:rsidR="00500D7D" w:rsidDel="00474D91">
          <w:rPr>
            <w:lang w:val="en-US"/>
          </w:rPr>
          <w:delText xml:space="preserve">igh accuracy </w:delText>
        </w:r>
      </w:del>
      <w:ins w:id="519" w:author="Stavrou, Angelos" w:date="2024-06-27T16:14:00Z">
        <w:r>
          <w:rPr>
            <w:lang w:val="en-US"/>
          </w:rPr>
          <w:t xml:space="preserve">applications and </w:t>
        </w:r>
      </w:ins>
      <w:r w:rsidR="00FF2177" w:rsidRPr="00FF2177">
        <w:t>research</w:t>
      </w:r>
      <w:ins w:id="520" w:author="Stavrou, Angelos" w:date="2024-06-27T16:15:00Z">
        <w:r w:rsidR="00474D91">
          <w:t xml:space="preserve"> th</w:t>
        </w:r>
      </w:ins>
      <w:ins w:id="521" w:author="Stavrou, Angelos" w:date="2024-06-27T16:16:00Z">
        <w:r w:rsidR="00474D91">
          <w:t>at</w:t>
        </w:r>
      </w:ins>
      <w:ins w:id="522" w:author="Stavrou, Angelos" w:date="2024-06-27T16:15:00Z">
        <w:r w:rsidR="00474D91">
          <w:t xml:space="preserve"> require h</w:t>
        </w:r>
        <w:r w:rsidR="00474D91">
          <w:rPr>
            <w:lang w:val="en-US"/>
          </w:rPr>
          <w:t>igh</w:t>
        </w:r>
      </w:ins>
      <w:ins w:id="523" w:author="Stavrou, Angelos" w:date="2024-06-27T16:17:00Z">
        <w:r w:rsidR="00474D91">
          <w:rPr>
            <w:lang w:val="en-US"/>
          </w:rPr>
          <w:t xml:space="preserve"> sensing </w:t>
        </w:r>
      </w:ins>
      <w:ins w:id="524" w:author="Stavrou, Angelos" w:date="2024-06-27T16:16:00Z">
        <w:r w:rsidR="00474D91">
          <w:rPr>
            <w:lang w:val="en-US"/>
          </w:rPr>
          <w:t>frequencies and data consistency</w:t>
        </w:r>
      </w:ins>
      <w:r w:rsidR="00FF2177" w:rsidRPr="00FF2177">
        <w:t>.</w:t>
      </w:r>
    </w:p>
    <w:p w14:paraId="080213DC" w14:textId="69547076" w:rsidR="009303D9" w:rsidRPr="005B520E" w:rsidRDefault="009303D9" w:rsidP="005D4BB3">
      <w:pPr>
        <w:pStyle w:val="Heading5"/>
      </w:pPr>
      <w:r w:rsidRPr="005B520E">
        <w:t>References</w:t>
      </w:r>
    </w:p>
    <w:p w14:paraId="2C157F03" w14:textId="77777777" w:rsidR="00744BC7" w:rsidRPr="000B4EBE" w:rsidRDefault="00744BC7" w:rsidP="00744BC7">
      <w:pPr>
        <w:pStyle w:val="references"/>
        <w:rPr>
          <w:rFonts w:eastAsiaTheme="minorEastAsia"/>
        </w:rPr>
      </w:pPr>
      <w:bookmarkStart w:id="525" w:name="_Ref137564239"/>
      <w:r w:rsidRPr="005D680C">
        <w:rPr>
          <w:shd w:val="clear" w:color="auto" w:fill="FFFFFF"/>
        </w:rPr>
        <w:t>N. D. Lane, E. Miluzzo, H. Lu, D. Peebles, T. Choudhury, and A. T. Campbell, “A survey of mobile phone sensing,” </w:t>
      </w:r>
      <w:r w:rsidRPr="005D680C">
        <w:rPr>
          <w:i/>
          <w:iCs/>
          <w:shd w:val="clear" w:color="auto" w:fill="FFFFFF"/>
        </w:rPr>
        <w:t>IEEE Communications magazine</w:t>
      </w:r>
      <w:r w:rsidRPr="005D680C">
        <w:rPr>
          <w:shd w:val="clear" w:color="auto" w:fill="FFFFFF"/>
        </w:rPr>
        <w:t>, vol. 48, no. 9, pp. 140–150, 2010.</w:t>
      </w:r>
      <w:bookmarkEnd w:id="525"/>
    </w:p>
    <w:p w14:paraId="027E83CA" w14:textId="77777777" w:rsidR="00744BC7" w:rsidRPr="005D680C" w:rsidRDefault="00744BC7" w:rsidP="00744BC7">
      <w:pPr>
        <w:pStyle w:val="references"/>
      </w:pPr>
      <w:bookmarkStart w:id="526" w:name="_Ref137587419"/>
      <w:r w:rsidRPr="000B4EBE">
        <w:t>Stisen A., Blunck H., Bhattacharya S., Prentow T.S., Kjærgaard M.B., Dey A., Jensen M.M. Smart devices are different: Assessing and mitigatin</w:t>
      </w:r>
      <w:r>
        <w:t>g</w:t>
      </w:r>
      <w:r w:rsidRPr="000B4EBE">
        <w:t xml:space="preserve"> gmobile sensing heterogeneities for activity recognition; Proceedings of the 13th ACM Conference on Embedded Networked Sensor Systems; Seoul, Republic of Korea. 23 November 2015; pp. 127–140.</w:t>
      </w:r>
      <w:bookmarkEnd w:id="526"/>
    </w:p>
    <w:p w14:paraId="6BF4801C" w14:textId="77777777" w:rsidR="00744BC7" w:rsidRDefault="00744BC7" w:rsidP="00744BC7">
      <w:pPr>
        <w:pStyle w:val="references"/>
      </w:pPr>
      <w:bookmarkStart w:id="527" w:name="_Ref137586687"/>
      <w:r w:rsidRPr="00B05BDA">
        <w:t>G</w:t>
      </w:r>
      <w:r>
        <w:t>.</w:t>
      </w:r>
      <w:r w:rsidRPr="00B05BDA">
        <w:t xml:space="preserve"> Grouios, E</w:t>
      </w:r>
      <w:r>
        <w:t>.</w:t>
      </w:r>
      <w:r w:rsidRPr="00B05BDA">
        <w:t xml:space="preserve"> Ziagkas,</w:t>
      </w:r>
      <w:r>
        <w:t xml:space="preserve"> </w:t>
      </w:r>
      <w:r w:rsidRPr="00B05BDA">
        <w:t>A</w:t>
      </w:r>
      <w:r>
        <w:t>.</w:t>
      </w:r>
      <w:r w:rsidRPr="00B05BDA">
        <w:t xml:space="preserve"> Loukovitis,</w:t>
      </w:r>
      <w:r>
        <w:t xml:space="preserve"> </w:t>
      </w:r>
      <w:r w:rsidRPr="00B05BDA">
        <w:t>K</w:t>
      </w:r>
      <w:r>
        <w:t>.</w:t>
      </w:r>
      <w:r w:rsidRPr="00B05BDA">
        <w:t xml:space="preserve"> Chatzinikolaou,</w:t>
      </w:r>
      <w:r>
        <w:t xml:space="preserve"> </w:t>
      </w:r>
      <w:r w:rsidRPr="00B05BDA">
        <w:t>E</w:t>
      </w:r>
      <w:r>
        <w:t>.</w:t>
      </w:r>
      <w:r w:rsidRPr="00B05BDA">
        <w:t xml:space="preserve"> Koidou</w:t>
      </w:r>
      <w:r>
        <w:t xml:space="preserve">. </w:t>
      </w:r>
      <w:r w:rsidRPr="00B05BDA">
        <w:t>Accelerometers in Our Pocket: Does Smartphone Accelerometer Technology Provide Accurate Data?</w:t>
      </w:r>
      <w:r>
        <w:t xml:space="preserve"> </w:t>
      </w:r>
      <w:r w:rsidRPr="00B05BDA">
        <w:t>Sensors (Basel). 2023 Jan; 23(1): 192.</w:t>
      </w:r>
      <w:bookmarkEnd w:id="527"/>
    </w:p>
    <w:p w14:paraId="755AEE77" w14:textId="77777777" w:rsidR="00744BC7" w:rsidRPr="00B05BDA" w:rsidRDefault="00744BC7" w:rsidP="00744BC7">
      <w:pPr>
        <w:pStyle w:val="references"/>
        <w:rPr>
          <w:rFonts w:eastAsiaTheme="minorEastAsia"/>
        </w:rPr>
      </w:pPr>
      <w:bookmarkStart w:id="528" w:name="_Ref137586960"/>
      <w:r>
        <w:t>J.R. Kwapisz, G.M. Weiss, and S.A. Moore. Activity recognition using cell phone accelerometers. SIGKDD Explorations Newsletter, 12(2):74–82, 2011.</w:t>
      </w:r>
      <w:bookmarkEnd w:id="528"/>
      <w:r>
        <w:t xml:space="preserve"> </w:t>
      </w:r>
    </w:p>
    <w:p w14:paraId="3C7B3B79" w14:textId="77777777" w:rsidR="00744BC7" w:rsidRPr="00B05BDA" w:rsidRDefault="00744BC7" w:rsidP="00744BC7">
      <w:pPr>
        <w:pStyle w:val="references"/>
        <w:rPr>
          <w:rFonts w:eastAsiaTheme="minorEastAsia"/>
        </w:rPr>
      </w:pPr>
      <w:bookmarkStart w:id="529" w:name="_Ref137586977"/>
      <w:r>
        <w:t>T. Brezmes, J.L. Gorricho, and J. Cotrina. Activity recognition from accelerometer data on a mobile phone. Distributed Computing, Artificial Intelligence, Bioinformatics, Soft Computing, and Ambient Assisted Living, pages 796–799, 2009.</w:t>
      </w:r>
      <w:bookmarkEnd w:id="529"/>
      <w:r>
        <w:t xml:space="preserve"> </w:t>
      </w:r>
    </w:p>
    <w:p w14:paraId="5EA56EB1" w14:textId="77777777" w:rsidR="00744BC7" w:rsidRPr="00601A49" w:rsidRDefault="00744BC7" w:rsidP="00744BC7">
      <w:pPr>
        <w:pStyle w:val="references"/>
        <w:rPr>
          <w:rFonts w:eastAsiaTheme="minorEastAsia"/>
        </w:rPr>
      </w:pPr>
      <w:bookmarkStart w:id="530" w:name="_Ref137586990"/>
      <w:r>
        <w:t>W. Wu, S. Dasgupta, E.E. Ramirez, C. Peterson, and G.J. Norman. Classification accuracies of physical activities using smartphone motion sensors. Journal of Medical Internet Research, 14(5), 2012.</w:t>
      </w:r>
      <w:bookmarkEnd w:id="530"/>
    </w:p>
    <w:p w14:paraId="0B945F0F" w14:textId="77777777" w:rsidR="00744BC7" w:rsidRDefault="00744BC7" w:rsidP="00744BC7">
      <w:pPr>
        <w:pStyle w:val="references"/>
      </w:pPr>
      <w:bookmarkStart w:id="531" w:name="_Ref137587989"/>
      <w:r w:rsidRPr="00601A49">
        <w:t>Douangphachanh V., Oneyama H. Exploring the use of smartphone accelerometer and gyroscope to study on the estimation of road surface roughness conditions; Proceedings of the 11th International Conference on Informatics in Control, Automation and Robotics; Vienna, Austria. 1–3 September 2014; pp. 783–787.</w:t>
      </w:r>
      <w:bookmarkEnd w:id="531"/>
    </w:p>
    <w:p w14:paraId="560F855C" w14:textId="77777777" w:rsidR="00744BC7" w:rsidRDefault="00744BC7" w:rsidP="00744BC7">
      <w:pPr>
        <w:pStyle w:val="references"/>
      </w:pPr>
      <w:bookmarkStart w:id="532" w:name="_Ref137595148"/>
      <w:r w:rsidRPr="00031C0F">
        <w:t>Zhai Y., Nasseri N., Pöttgen J., Gezhelbash E., Heesen C., Stellmann J. Smartphone accelerometry: A smart and reliable measurement of real-life physical activity in multiple sclerosis and healthy individuals. Front. Neurol. 2020;11:688.</w:t>
      </w:r>
      <w:bookmarkEnd w:id="532"/>
    </w:p>
    <w:p w14:paraId="2C7BFC21" w14:textId="77777777" w:rsidR="00744BC7" w:rsidRDefault="00744BC7" w:rsidP="00744BC7">
      <w:pPr>
        <w:pStyle w:val="references"/>
      </w:pPr>
      <w:bookmarkStart w:id="533" w:name="_Ref137595151"/>
      <w:r w:rsidRPr="00031C0F">
        <w:t>Culhan K., O’Connor M., Lyons D., Lyons G. Accelerometers in rehabilitation medicine for older adults. Age Ageing. 2005;34:556–560.</w:t>
      </w:r>
      <w:bookmarkEnd w:id="533"/>
    </w:p>
    <w:p w14:paraId="2B84526F" w14:textId="77777777" w:rsidR="00744BC7" w:rsidRDefault="00744BC7" w:rsidP="00744BC7">
      <w:pPr>
        <w:pStyle w:val="references"/>
      </w:pPr>
      <w:bookmarkStart w:id="534" w:name="_Ref137595154"/>
      <w:r w:rsidRPr="00031C0F">
        <w:t>Chinrungrueng J., Sartsatit S., Intarapanich A. My act: An automatic detection of daily physical activity and calorie expenditure using smart phones. J. Assist. Rehabil. Ther. Technol. 2014;2:23187.</w:t>
      </w:r>
      <w:bookmarkEnd w:id="534"/>
    </w:p>
    <w:p w14:paraId="0E5B3B01" w14:textId="77777777" w:rsidR="00744BC7" w:rsidRDefault="00744BC7" w:rsidP="00744BC7">
      <w:pPr>
        <w:pStyle w:val="references"/>
      </w:pPr>
      <w:bookmarkStart w:id="535" w:name="_Ref137597336"/>
      <w:r w:rsidRPr="000D4863">
        <w:t>Yurur, O., Labrador, M. &amp; Moreno, W. Adaptive and energy efficient context representation framework in mobile sensing. IEEE Trans. Mob. Comput. 2014</w:t>
      </w:r>
      <w:r>
        <w:t xml:space="preserve">; </w:t>
      </w:r>
      <w:r w:rsidRPr="000D4863">
        <w:t>13, 1681–1693</w:t>
      </w:r>
      <w:r>
        <w:t>.</w:t>
      </w:r>
      <w:bookmarkEnd w:id="535"/>
    </w:p>
    <w:p w14:paraId="5CF33E33" w14:textId="77777777" w:rsidR="00744BC7" w:rsidRDefault="00744BC7" w:rsidP="00744BC7">
      <w:pPr>
        <w:pStyle w:val="references"/>
      </w:pPr>
      <w:bookmarkStart w:id="536" w:name="_Ref137597542"/>
      <w:r w:rsidRPr="000D4863">
        <w:t xml:space="preserve">Straczkiewicz, M., Huang, E.J. &amp; Onnela, JP. A “one-size-fits-most” walking recognition method for smartphones, smartwatches, and wearable accelerometers. npj Digit. Med. </w:t>
      </w:r>
      <w:r>
        <w:t xml:space="preserve">2023; </w:t>
      </w:r>
      <w:r w:rsidRPr="000D4863">
        <w:t>6, 29</w:t>
      </w:r>
      <w:r>
        <w:t>.</w:t>
      </w:r>
      <w:bookmarkEnd w:id="536"/>
    </w:p>
    <w:p w14:paraId="7AA60423" w14:textId="77777777" w:rsidR="00744BC7" w:rsidRDefault="00744BC7" w:rsidP="00744BC7">
      <w:pPr>
        <w:pStyle w:val="references"/>
      </w:pPr>
      <w:bookmarkStart w:id="537" w:name="_Ref137598276"/>
      <w:bookmarkStart w:id="538" w:name="_Ref147700773"/>
      <w:r w:rsidRPr="0059285D">
        <w:t>E. Peguero, M. Labrador and B. Cook, Assessing Jitter in Sensor Time Series from Android Mobile Devices</w:t>
      </w:r>
      <w:r>
        <w:t>.</w:t>
      </w:r>
      <w:r w:rsidRPr="0059285D">
        <w:t xml:space="preserve"> 2016 IEEE International Conference on Smart Computing (SMARTCOMP), St. Louis, MO, USA, 2016, pp. 1-8</w:t>
      </w:r>
      <w:bookmarkEnd w:id="537"/>
      <w:r>
        <w:t>.</w:t>
      </w:r>
      <w:bookmarkEnd w:id="538"/>
    </w:p>
    <w:p w14:paraId="4C3D10B4" w14:textId="69A91E1F" w:rsidR="0070156B" w:rsidRDefault="00744BC7" w:rsidP="0070156B">
      <w:pPr>
        <w:pStyle w:val="references"/>
      </w:pPr>
      <w:bookmarkStart w:id="539" w:name="_Ref137625893"/>
      <w:r>
        <w:t xml:space="preserve">W. </w:t>
      </w:r>
      <w:r w:rsidRPr="00107105">
        <w:t>Ramadan,</w:t>
      </w:r>
      <w:r>
        <w:t xml:space="preserve"> E. </w:t>
      </w:r>
      <w:r w:rsidRPr="00107105">
        <w:t>Ozer</w:t>
      </w:r>
      <w:r>
        <w:t>.</w:t>
      </w:r>
      <w:r w:rsidRPr="00107105">
        <w:t xml:space="preserve"> Modal analysis under jittering and kernel clock distribution: single-output identification</w:t>
      </w:r>
      <w:r>
        <w:t xml:space="preserve">. </w:t>
      </w:r>
      <w:r w:rsidRPr="00107105">
        <w:t>2023. Proceedings of the Institution of Civil Engineers - Smart Infrastructure and Construction</w:t>
      </w:r>
      <w:r>
        <w:t>.</w:t>
      </w:r>
      <w:bookmarkEnd w:id="539"/>
    </w:p>
    <w:p w14:paraId="3CE7F89F" w14:textId="77777777" w:rsidR="0070156B" w:rsidRDefault="0070156B" w:rsidP="0070156B">
      <w:pPr>
        <w:pStyle w:val="references"/>
      </w:pPr>
      <w:r>
        <w:t>M. Shoaib, S. Bosch, O. D. Incel, H. Scholten, and P. J. Havinga, “Fusion of smartphone motion sensors for physical activity recognition,” Sensors, vol. 14, no. 6, pp. 10 146–10 176, 2014.</w:t>
      </w:r>
    </w:p>
    <w:p w14:paraId="01E33EFE" w14:textId="3DECF512" w:rsidR="0070156B" w:rsidRDefault="0070156B" w:rsidP="008E3E92">
      <w:pPr>
        <w:pStyle w:val="references"/>
      </w:pPr>
      <w:r w:rsidRPr="008E3E92">
        <w:t>Vaizman</w:t>
      </w:r>
      <w:r w:rsidRPr="0070156B">
        <w:t>, Y., Ellis, K., and Lanckriet, G. "Recognizing Detailed Human Context In-the-Wild from Smartphones and Smartwatches". IEEE Pervasive Computing, vol. 16, no. 4, October-December 2017, pp. 62-74. doi:10.1109/MPRV.2017.3971131</w:t>
      </w:r>
    </w:p>
    <w:p w14:paraId="030335A2" w14:textId="72F4275A" w:rsidR="001A01E4" w:rsidRDefault="008E3E92" w:rsidP="001A01E4">
      <w:pPr>
        <w:pStyle w:val="references"/>
      </w:pPr>
      <w:r>
        <w:t>M. Benndorf, M. Kaden, F. Ringsleben, C. Roschke, R. Thomanek, M. Gaedke, T. Haenselmann. Investigating the Influence of CPU Load, Memory Usage and Environmental Conditions on the Jittering of Android Devices. ICNCC '18: Proceedings of the 2018 VII International Conference on Network, Communication and Computing</w:t>
      </w:r>
      <w:r w:rsidR="002C6E19">
        <w:t xml:space="preserve"> </w:t>
      </w:r>
      <w:r>
        <w:t>December 2018, pp. 102–106 https://doi.org/10.1145/3301326.330</w:t>
      </w:r>
    </w:p>
    <w:p w14:paraId="240C4ECD" w14:textId="77777777" w:rsidR="001A01E4" w:rsidRDefault="001A01E4" w:rsidP="001A01E4">
      <w:pPr>
        <w:pStyle w:val="references"/>
        <w:numPr>
          <w:ilvl w:val="0"/>
          <w:numId w:val="0"/>
        </w:numPr>
      </w:pPr>
    </w:p>
    <w:p w14:paraId="4DBE8F99" w14:textId="77777777" w:rsidR="001A01E4" w:rsidRDefault="001A01E4" w:rsidP="001A01E4">
      <w:pPr>
        <w:pStyle w:val="references"/>
        <w:numPr>
          <w:ilvl w:val="0"/>
          <w:numId w:val="0"/>
        </w:numPr>
        <w:sectPr w:rsidR="001A01E4" w:rsidSect="001A01E4">
          <w:type w:val="continuous"/>
          <w:pgSz w:w="595pt" w:h="842pt" w:code="1"/>
          <w:pgMar w:top="54pt" w:right="45.35pt" w:bottom="72pt" w:left="45.35pt" w:header="36pt" w:footer="36pt" w:gutter="0pt"/>
          <w:cols w:num="2" w:space="18pt"/>
          <w:docGrid w:linePitch="360"/>
        </w:sectPr>
      </w:pPr>
    </w:p>
    <w:p w14:paraId="71C438B2" w14:textId="1CFEAB8E" w:rsidR="00CF3E1D" w:rsidRPr="00F96569" w:rsidRDefault="00CF3E1D" w:rsidP="001A01E4">
      <w:pPr>
        <w:pStyle w:val="references"/>
        <w:numPr>
          <w:ilvl w:val="0"/>
          <w:numId w:val="0"/>
        </w:numPr>
        <w:rPr>
          <w:color w:val="FF0000"/>
        </w:rPr>
      </w:pPr>
    </w:p>
    <w:sectPr w:rsidR="00CF3E1D" w:rsidRPr="00F96569" w:rsidSect="001A01E4">
      <w:type w:val="continuous"/>
      <w:pgSz w:w="595pt" w:h="84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256AAC13" w14:textId="77777777" w:rsidR="00824E38" w:rsidRDefault="00824E38" w:rsidP="001A3B3D">
      <w:r>
        <w:separator/>
      </w:r>
    </w:p>
  </w:endnote>
  <w:endnote w:type="continuationSeparator" w:id="0">
    <w:p w14:paraId="352F1870" w14:textId="77777777" w:rsidR="00824E38" w:rsidRDefault="00824E3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TIXGeneral-Regular">
    <w:altName w:val="Cambria"/>
    <w:panose1 w:val="00000000000000000000"/>
    <w:charset w:characterSet="iso-8859-1"/>
    <w:family w:val="roman"/>
    <w:notTrueType/>
    <w:pitch w:val="default"/>
  </w:font>
  <w:font w:name="Calibri">
    <w:panose1 w:val="020F0502020204030204"/>
    <w:charset w:characterSet="iso-8859-1"/>
    <w:family w:val="swiss"/>
    <w:pitch w:val="variable"/>
    <w:sig w:usb0="E4002EFF" w:usb1="C000247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E3C5B37"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2140294" w14:textId="77777777" w:rsidR="00824E38" w:rsidRDefault="00824E38" w:rsidP="001A3B3D">
      <w:r>
        <w:separator/>
      </w:r>
    </w:p>
  </w:footnote>
  <w:footnote w:type="continuationSeparator" w:id="0">
    <w:p w14:paraId="07913FA3" w14:textId="77777777" w:rsidR="00824E38" w:rsidRDefault="00824E3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12.50pt"/>
        </w:tabs>
        <w:ind w:start="108.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A2906D8"/>
    <w:multiLevelType w:val="hybridMultilevel"/>
    <w:tmpl w:val="FC22522C"/>
    <w:lvl w:ilvl="0" w:tplc="9B3A8D80">
      <w:start w:val="1"/>
      <w:numFmt w:val="decimal"/>
      <w:lvlText w:val="%1."/>
      <w:lvlJc w:val="start"/>
      <w:pPr>
        <w:ind w:start="36pt" w:hanging="18pt"/>
      </w:pPr>
      <w:rPr>
        <w:rFonts w:ascii="STIXGeneral-Regular" w:eastAsiaTheme="minorHAnsi" w:hAnsi="STIXGeneral-Regular" w:hint="default"/>
        <w:color w:val="000000"/>
        <w:sz w:val="22"/>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71745626">
    <w:abstractNumId w:val="14"/>
  </w:num>
  <w:num w:numId="2" w16cid:durableId="1801141774">
    <w:abstractNumId w:val="20"/>
  </w:num>
  <w:num w:numId="3" w16cid:durableId="420104260">
    <w:abstractNumId w:val="13"/>
  </w:num>
  <w:num w:numId="4" w16cid:durableId="1615093899">
    <w:abstractNumId w:val="16"/>
  </w:num>
  <w:num w:numId="5" w16cid:durableId="90512767">
    <w:abstractNumId w:val="16"/>
  </w:num>
  <w:num w:numId="6" w16cid:durableId="120077901">
    <w:abstractNumId w:val="16"/>
  </w:num>
  <w:num w:numId="7" w16cid:durableId="1902017369">
    <w:abstractNumId w:val="16"/>
  </w:num>
  <w:num w:numId="8" w16cid:durableId="1384325110">
    <w:abstractNumId w:val="18"/>
  </w:num>
  <w:num w:numId="9" w16cid:durableId="1156998112">
    <w:abstractNumId w:val="21"/>
  </w:num>
  <w:num w:numId="10" w16cid:durableId="1225675068">
    <w:abstractNumId w:val="15"/>
  </w:num>
  <w:num w:numId="11" w16cid:durableId="1864006910">
    <w:abstractNumId w:val="12"/>
  </w:num>
  <w:num w:numId="12" w16cid:durableId="1314600950">
    <w:abstractNumId w:val="11"/>
  </w:num>
  <w:num w:numId="13" w16cid:durableId="1356080662">
    <w:abstractNumId w:val="0"/>
  </w:num>
  <w:num w:numId="14" w16cid:durableId="420217946">
    <w:abstractNumId w:val="10"/>
  </w:num>
  <w:num w:numId="15" w16cid:durableId="39479735">
    <w:abstractNumId w:val="8"/>
  </w:num>
  <w:num w:numId="16" w16cid:durableId="678118510">
    <w:abstractNumId w:val="7"/>
  </w:num>
  <w:num w:numId="17" w16cid:durableId="690449775">
    <w:abstractNumId w:val="6"/>
  </w:num>
  <w:num w:numId="18" w16cid:durableId="86924302">
    <w:abstractNumId w:val="5"/>
  </w:num>
  <w:num w:numId="19" w16cid:durableId="1571884547">
    <w:abstractNumId w:val="9"/>
  </w:num>
  <w:num w:numId="20" w16cid:durableId="1793087851">
    <w:abstractNumId w:val="4"/>
  </w:num>
  <w:num w:numId="21" w16cid:durableId="1619870110">
    <w:abstractNumId w:val="3"/>
  </w:num>
  <w:num w:numId="22" w16cid:durableId="1334380361">
    <w:abstractNumId w:val="2"/>
  </w:num>
  <w:num w:numId="23" w16cid:durableId="96411224">
    <w:abstractNumId w:val="1"/>
  </w:num>
  <w:num w:numId="24" w16cid:durableId="780300396">
    <w:abstractNumId w:val="17"/>
  </w:num>
  <w:num w:numId="25" w16cid:durableId="310866120">
    <w:abstractNumId w:val="19"/>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15:person w15:author="Stavrou, Angelos">
    <w15:presenceInfo w15:providerId="AD" w15:userId="S::angelos@vt.edu::f4447e1c-a448-4f33-98a9-8806c8909bad"/>
  </w15:person>
  <w15:person w15:author="Angelos Stavrou">
    <w15:presenceInfo w15:providerId="AD" w15:userId="S::angelos@vt.edu::f4447e1c-a448-4f33-98a9-8806c8909bad"/>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embedSystemFonts/>
  <w:proofState w:spelling="clean" w:grammar="clean"/>
  <w:revisionView w:insDel="0" w:formatting="0"/>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108"/>
    <w:rsid w:val="00040342"/>
    <w:rsid w:val="000419CF"/>
    <w:rsid w:val="0004453A"/>
    <w:rsid w:val="0004781E"/>
    <w:rsid w:val="00062B69"/>
    <w:rsid w:val="0008758A"/>
    <w:rsid w:val="000930BE"/>
    <w:rsid w:val="000A5CD5"/>
    <w:rsid w:val="000C1E68"/>
    <w:rsid w:val="000D6066"/>
    <w:rsid w:val="000E6A67"/>
    <w:rsid w:val="001006B4"/>
    <w:rsid w:val="0012133A"/>
    <w:rsid w:val="00122449"/>
    <w:rsid w:val="00136CB5"/>
    <w:rsid w:val="0015079E"/>
    <w:rsid w:val="00182E1D"/>
    <w:rsid w:val="00196979"/>
    <w:rsid w:val="001A01E4"/>
    <w:rsid w:val="001A2EFD"/>
    <w:rsid w:val="001A3B3D"/>
    <w:rsid w:val="001A42EA"/>
    <w:rsid w:val="001B67DC"/>
    <w:rsid w:val="001B72EA"/>
    <w:rsid w:val="001B7348"/>
    <w:rsid w:val="001D4635"/>
    <w:rsid w:val="001D7BCF"/>
    <w:rsid w:val="001F105B"/>
    <w:rsid w:val="00215D1F"/>
    <w:rsid w:val="002254A9"/>
    <w:rsid w:val="00233D97"/>
    <w:rsid w:val="00237959"/>
    <w:rsid w:val="00245364"/>
    <w:rsid w:val="002527F1"/>
    <w:rsid w:val="00282643"/>
    <w:rsid w:val="002850E3"/>
    <w:rsid w:val="002A0EB8"/>
    <w:rsid w:val="002A3F2D"/>
    <w:rsid w:val="002A781D"/>
    <w:rsid w:val="002C5762"/>
    <w:rsid w:val="002C6E19"/>
    <w:rsid w:val="002D2480"/>
    <w:rsid w:val="002D3AA7"/>
    <w:rsid w:val="002E144C"/>
    <w:rsid w:val="002F376D"/>
    <w:rsid w:val="00300CB3"/>
    <w:rsid w:val="0030522B"/>
    <w:rsid w:val="00311860"/>
    <w:rsid w:val="0031606B"/>
    <w:rsid w:val="00337FD5"/>
    <w:rsid w:val="0035361E"/>
    <w:rsid w:val="00354FCF"/>
    <w:rsid w:val="00370E90"/>
    <w:rsid w:val="00377EC2"/>
    <w:rsid w:val="00394F18"/>
    <w:rsid w:val="00395DD7"/>
    <w:rsid w:val="00396301"/>
    <w:rsid w:val="003A19E2"/>
    <w:rsid w:val="003C106A"/>
    <w:rsid w:val="003E4754"/>
    <w:rsid w:val="003E63B3"/>
    <w:rsid w:val="003F4E1D"/>
    <w:rsid w:val="004005D1"/>
    <w:rsid w:val="0040613E"/>
    <w:rsid w:val="0041463F"/>
    <w:rsid w:val="00421EC6"/>
    <w:rsid w:val="004325FB"/>
    <w:rsid w:val="00437EA8"/>
    <w:rsid w:val="004432BA"/>
    <w:rsid w:val="0044407E"/>
    <w:rsid w:val="004671E2"/>
    <w:rsid w:val="00474D91"/>
    <w:rsid w:val="004836E6"/>
    <w:rsid w:val="00486EF8"/>
    <w:rsid w:val="0049770E"/>
    <w:rsid w:val="00497CC8"/>
    <w:rsid w:val="004D72B5"/>
    <w:rsid w:val="004E06B6"/>
    <w:rsid w:val="004F3A3C"/>
    <w:rsid w:val="00500D7D"/>
    <w:rsid w:val="00503E69"/>
    <w:rsid w:val="0050422D"/>
    <w:rsid w:val="00523FC5"/>
    <w:rsid w:val="00547E73"/>
    <w:rsid w:val="00551B7F"/>
    <w:rsid w:val="00553957"/>
    <w:rsid w:val="0056610F"/>
    <w:rsid w:val="00571861"/>
    <w:rsid w:val="00575BCA"/>
    <w:rsid w:val="005B0344"/>
    <w:rsid w:val="005B520E"/>
    <w:rsid w:val="005D4BB3"/>
    <w:rsid w:val="005D75F3"/>
    <w:rsid w:val="005E0425"/>
    <w:rsid w:val="005E2800"/>
    <w:rsid w:val="00613FF4"/>
    <w:rsid w:val="006347CF"/>
    <w:rsid w:val="006416EE"/>
    <w:rsid w:val="00645D22"/>
    <w:rsid w:val="00651A08"/>
    <w:rsid w:val="00654204"/>
    <w:rsid w:val="00661EC2"/>
    <w:rsid w:val="00670434"/>
    <w:rsid w:val="006771A8"/>
    <w:rsid w:val="006B6B66"/>
    <w:rsid w:val="006B7FDC"/>
    <w:rsid w:val="006C60B3"/>
    <w:rsid w:val="006D3A73"/>
    <w:rsid w:val="006E46B2"/>
    <w:rsid w:val="006E7961"/>
    <w:rsid w:val="006F5856"/>
    <w:rsid w:val="006F6D3D"/>
    <w:rsid w:val="0070156B"/>
    <w:rsid w:val="00704134"/>
    <w:rsid w:val="00713084"/>
    <w:rsid w:val="00715534"/>
    <w:rsid w:val="00715BEA"/>
    <w:rsid w:val="00720863"/>
    <w:rsid w:val="00740EEA"/>
    <w:rsid w:val="00744BC7"/>
    <w:rsid w:val="0076451B"/>
    <w:rsid w:val="00775462"/>
    <w:rsid w:val="0079358B"/>
    <w:rsid w:val="00794804"/>
    <w:rsid w:val="007B07C8"/>
    <w:rsid w:val="007B33F1"/>
    <w:rsid w:val="007C0308"/>
    <w:rsid w:val="007C2FF2"/>
    <w:rsid w:val="007C3B06"/>
    <w:rsid w:val="007D6232"/>
    <w:rsid w:val="007F1F99"/>
    <w:rsid w:val="007F768F"/>
    <w:rsid w:val="00806D60"/>
    <w:rsid w:val="0080791D"/>
    <w:rsid w:val="00822129"/>
    <w:rsid w:val="00824E38"/>
    <w:rsid w:val="00843EC8"/>
    <w:rsid w:val="00857EF9"/>
    <w:rsid w:val="00873603"/>
    <w:rsid w:val="00880048"/>
    <w:rsid w:val="008A2C7D"/>
    <w:rsid w:val="008A7277"/>
    <w:rsid w:val="008C00EC"/>
    <w:rsid w:val="008C2414"/>
    <w:rsid w:val="008C4B23"/>
    <w:rsid w:val="008E3E92"/>
    <w:rsid w:val="008E58DA"/>
    <w:rsid w:val="008F6E2C"/>
    <w:rsid w:val="00914EB0"/>
    <w:rsid w:val="0092256C"/>
    <w:rsid w:val="00925914"/>
    <w:rsid w:val="009303D9"/>
    <w:rsid w:val="00933C64"/>
    <w:rsid w:val="00972203"/>
    <w:rsid w:val="009947F1"/>
    <w:rsid w:val="009A64CE"/>
    <w:rsid w:val="009B0F72"/>
    <w:rsid w:val="009C1F1E"/>
    <w:rsid w:val="009D32F5"/>
    <w:rsid w:val="00A059B3"/>
    <w:rsid w:val="00A10C1D"/>
    <w:rsid w:val="00A2568D"/>
    <w:rsid w:val="00A3775E"/>
    <w:rsid w:val="00A40CEA"/>
    <w:rsid w:val="00A45CFE"/>
    <w:rsid w:val="00A707E4"/>
    <w:rsid w:val="00A71FA1"/>
    <w:rsid w:val="00A75BD6"/>
    <w:rsid w:val="00A83751"/>
    <w:rsid w:val="00A973B0"/>
    <w:rsid w:val="00AA635D"/>
    <w:rsid w:val="00AB2547"/>
    <w:rsid w:val="00AC6726"/>
    <w:rsid w:val="00AE03CB"/>
    <w:rsid w:val="00AE2CD0"/>
    <w:rsid w:val="00AE3409"/>
    <w:rsid w:val="00AF6123"/>
    <w:rsid w:val="00B07E74"/>
    <w:rsid w:val="00B11A60"/>
    <w:rsid w:val="00B17C45"/>
    <w:rsid w:val="00B22613"/>
    <w:rsid w:val="00B303E4"/>
    <w:rsid w:val="00B543FD"/>
    <w:rsid w:val="00B820C0"/>
    <w:rsid w:val="00B87D38"/>
    <w:rsid w:val="00B9155E"/>
    <w:rsid w:val="00BA1025"/>
    <w:rsid w:val="00BC3420"/>
    <w:rsid w:val="00BC6837"/>
    <w:rsid w:val="00BE0BB6"/>
    <w:rsid w:val="00BE18A2"/>
    <w:rsid w:val="00BE1B47"/>
    <w:rsid w:val="00BE7D3C"/>
    <w:rsid w:val="00BF20F0"/>
    <w:rsid w:val="00BF3EB0"/>
    <w:rsid w:val="00BF5FF6"/>
    <w:rsid w:val="00C0207F"/>
    <w:rsid w:val="00C16117"/>
    <w:rsid w:val="00C27CCE"/>
    <w:rsid w:val="00C3075A"/>
    <w:rsid w:val="00C35FC6"/>
    <w:rsid w:val="00C36C03"/>
    <w:rsid w:val="00C44C7D"/>
    <w:rsid w:val="00C66957"/>
    <w:rsid w:val="00C76FFC"/>
    <w:rsid w:val="00C87352"/>
    <w:rsid w:val="00C912E0"/>
    <w:rsid w:val="00C919A4"/>
    <w:rsid w:val="00CA4392"/>
    <w:rsid w:val="00CA43E8"/>
    <w:rsid w:val="00CA6426"/>
    <w:rsid w:val="00CC393F"/>
    <w:rsid w:val="00CC6E03"/>
    <w:rsid w:val="00CD0B1A"/>
    <w:rsid w:val="00CD71D9"/>
    <w:rsid w:val="00CF2956"/>
    <w:rsid w:val="00CF3E1D"/>
    <w:rsid w:val="00CF5239"/>
    <w:rsid w:val="00D11889"/>
    <w:rsid w:val="00D13749"/>
    <w:rsid w:val="00D13A1A"/>
    <w:rsid w:val="00D20159"/>
    <w:rsid w:val="00D2176E"/>
    <w:rsid w:val="00D21A18"/>
    <w:rsid w:val="00D44A39"/>
    <w:rsid w:val="00D632BE"/>
    <w:rsid w:val="00D65112"/>
    <w:rsid w:val="00D6796B"/>
    <w:rsid w:val="00D72D06"/>
    <w:rsid w:val="00D7522C"/>
    <w:rsid w:val="00D7536F"/>
    <w:rsid w:val="00D75880"/>
    <w:rsid w:val="00D76668"/>
    <w:rsid w:val="00D86797"/>
    <w:rsid w:val="00D871F8"/>
    <w:rsid w:val="00DC0244"/>
    <w:rsid w:val="00DF620D"/>
    <w:rsid w:val="00DF6A5A"/>
    <w:rsid w:val="00E2038D"/>
    <w:rsid w:val="00E4699C"/>
    <w:rsid w:val="00E61E12"/>
    <w:rsid w:val="00E7550F"/>
    <w:rsid w:val="00E7596C"/>
    <w:rsid w:val="00E869D0"/>
    <w:rsid w:val="00E878F2"/>
    <w:rsid w:val="00EA251F"/>
    <w:rsid w:val="00EB24CF"/>
    <w:rsid w:val="00EB266D"/>
    <w:rsid w:val="00EB706D"/>
    <w:rsid w:val="00EC1D51"/>
    <w:rsid w:val="00EC38E1"/>
    <w:rsid w:val="00ED0149"/>
    <w:rsid w:val="00EE15E2"/>
    <w:rsid w:val="00EF7DE3"/>
    <w:rsid w:val="00F00E62"/>
    <w:rsid w:val="00F01322"/>
    <w:rsid w:val="00F01401"/>
    <w:rsid w:val="00F03103"/>
    <w:rsid w:val="00F06773"/>
    <w:rsid w:val="00F271DE"/>
    <w:rsid w:val="00F40E26"/>
    <w:rsid w:val="00F42217"/>
    <w:rsid w:val="00F45459"/>
    <w:rsid w:val="00F627DA"/>
    <w:rsid w:val="00F7288F"/>
    <w:rsid w:val="00F847A6"/>
    <w:rsid w:val="00F90550"/>
    <w:rsid w:val="00F93E70"/>
    <w:rsid w:val="00F9441B"/>
    <w:rsid w:val="00F96569"/>
    <w:rsid w:val="00FA4412"/>
    <w:rsid w:val="00FA4BC7"/>
    <w:rsid w:val="00FA4C32"/>
    <w:rsid w:val="00FA67D0"/>
    <w:rsid w:val="00FB0E35"/>
    <w:rsid w:val="00FD7547"/>
    <w:rsid w:val="00FE7114"/>
    <w:rsid w:val="00FF2177"/>
    <w:rsid w:val="00FF7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B7AE471"/>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D20159"/>
    <w:rPr>
      <w:color w:val="0563C1" w:themeColor="hyperlink"/>
      <w:u w:val="single"/>
    </w:rPr>
  </w:style>
  <w:style w:type="character" w:styleId="UnresolvedMention">
    <w:name w:val="Unresolved Mention"/>
    <w:basedOn w:val="DefaultParagraphFont"/>
    <w:uiPriority w:val="99"/>
    <w:semiHidden/>
    <w:unhideWhenUsed/>
    <w:rsid w:val="00D20159"/>
    <w:rPr>
      <w:color w:val="605E5C"/>
      <w:shd w:val="clear" w:color="auto" w:fill="E1DFDD"/>
    </w:rPr>
  </w:style>
  <w:style w:type="character" w:styleId="Emphasis">
    <w:name w:val="Emphasis"/>
    <w:basedOn w:val="DefaultParagraphFont"/>
    <w:qFormat/>
    <w:rsid w:val="003C106A"/>
    <w:rPr>
      <w:i/>
      <w:iCs/>
    </w:rPr>
  </w:style>
  <w:style w:type="paragraph" w:styleId="ListParagraph">
    <w:name w:val="List Paragraph"/>
    <w:basedOn w:val="Normal"/>
    <w:uiPriority w:val="34"/>
    <w:qFormat/>
    <w:rsid w:val="00744BC7"/>
    <w:pPr>
      <w:ind w:start="36pt"/>
      <w:contextualSpacing/>
      <w:jc w:val="start"/>
    </w:pPr>
    <w:rPr>
      <w:rFonts w:asciiTheme="minorHAnsi" w:eastAsiaTheme="minorHAnsi" w:hAnsiTheme="minorHAnsi" w:cstheme="minorBidi"/>
      <w:kern w:val="2"/>
      <w:sz w:val="24"/>
      <w:szCs w:val="24"/>
      <w14:ligatures w14:val="standardContextual"/>
    </w:rPr>
  </w:style>
  <w:style w:type="table" w:styleId="TableGrid">
    <w:name w:val="Table Grid"/>
    <w:basedOn w:val="TableNormal"/>
    <w:rsid w:val="001A01E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Revision">
    <w:name w:val="Revision"/>
    <w:hidden/>
    <w:uiPriority w:val="99"/>
    <w:semiHidden/>
    <w:rsid w:val="009A64CE"/>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792455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emf"/><Relationship Id="rId26" Type="http://purl.oclc.org/ooxml/officeDocument/relationships/image" Target="media/image18.png"/><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schemas.microsoft.com/office/2011/relationships/people" Target="people.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emf"/><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fontTable" Target="fontTable.xml"/><Relationship Id="rId8" Type="http://purl.oclc.org/ooxml/officeDocument/relationships/footer" Target="footer1.xm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446</TotalTime>
  <Pages>7</Pages>
  <Words>5637</Words>
  <Characters>32136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Boris Gafurov</cp:lastModifiedBy>
  <cp:revision>14</cp:revision>
  <cp:lastPrinted>2024-04-08T13:19:00Z</cp:lastPrinted>
  <dcterms:created xsi:type="dcterms:W3CDTF">2024-06-27T19:06:00Z</dcterms:created>
  <dcterms:modified xsi:type="dcterms:W3CDTF">2024-06-28T04:01:00Z</dcterms:modified>
</cp:coreProperties>
</file>