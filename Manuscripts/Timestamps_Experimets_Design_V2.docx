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DCE00" w14:textId="6B1A0DAB" w:rsidR="6A7CCFFD" w:rsidRDefault="1B14C39C" w:rsidP="2D30BAF1">
      <w:pPr>
        <w:rPr>
          <w:rFonts w:eastAsiaTheme="minorEastAsia"/>
          <w:sz w:val="24"/>
          <w:szCs w:val="24"/>
        </w:rPr>
      </w:pPr>
      <w:r w:rsidRPr="2D30BAF1">
        <w:rPr>
          <w:rFonts w:eastAsiaTheme="minorEastAsia"/>
          <w:b/>
          <w:bCs/>
          <w:sz w:val="24"/>
          <w:szCs w:val="24"/>
        </w:rPr>
        <w:t xml:space="preserve">Aim of the project: </w:t>
      </w:r>
      <w:r w:rsidRPr="2D30BAF1">
        <w:rPr>
          <w:rFonts w:eastAsiaTheme="minorEastAsia"/>
          <w:sz w:val="24"/>
          <w:szCs w:val="24"/>
        </w:rPr>
        <w:t xml:space="preserve">Estimate the impact of available battery power in smart devices on variability of timestamps of data captured from device’s sensors. </w:t>
      </w:r>
    </w:p>
    <w:p w14:paraId="355714B9" w14:textId="6FB53114" w:rsidR="2D30BAF1" w:rsidRDefault="2D30BAF1" w:rsidP="2D30BAF1">
      <w:pPr>
        <w:rPr>
          <w:rFonts w:eastAsiaTheme="minorEastAsia"/>
          <w:sz w:val="24"/>
          <w:szCs w:val="24"/>
        </w:rPr>
      </w:pPr>
    </w:p>
    <w:p w14:paraId="7B5FDEFD" w14:textId="0572A7A4" w:rsidR="1B14C39C" w:rsidRDefault="1B14C39C" w:rsidP="6A7CCFFD">
      <w:pPr>
        <w:rPr>
          <w:rFonts w:eastAsiaTheme="minorEastAsia"/>
          <w:sz w:val="24"/>
          <w:szCs w:val="24"/>
        </w:rPr>
      </w:pPr>
      <w:r w:rsidRPr="6A7CCFFD">
        <w:rPr>
          <w:rFonts w:eastAsiaTheme="minorEastAsia"/>
          <w:b/>
          <w:bCs/>
          <w:sz w:val="24"/>
          <w:szCs w:val="24"/>
        </w:rPr>
        <w:t xml:space="preserve">Research design: </w:t>
      </w:r>
      <w:r w:rsidR="198D3DFD" w:rsidRPr="6A7CCFFD">
        <w:rPr>
          <w:rFonts w:eastAsiaTheme="minorEastAsia"/>
          <w:sz w:val="24"/>
          <w:szCs w:val="24"/>
        </w:rPr>
        <w:t>Sensors</w:t>
      </w:r>
      <w:r w:rsidRPr="6A7CCFFD">
        <w:rPr>
          <w:rFonts w:eastAsiaTheme="minorEastAsia"/>
          <w:sz w:val="24"/>
          <w:szCs w:val="24"/>
        </w:rPr>
        <w:t xml:space="preserve"> are always or periodically active. They produce data </w:t>
      </w:r>
      <w:r w:rsidR="71099301" w:rsidRPr="6A7CCFFD">
        <w:rPr>
          <w:rFonts w:eastAsiaTheme="minorEastAsia"/>
          <w:sz w:val="24"/>
          <w:szCs w:val="24"/>
        </w:rPr>
        <w:t xml:space="preserve">at certain acquisition frequency </w:t>
      </w:r>
      <w:r w:rsidRPr="6A7CCFFD">
        <w:rPr>
          <w:rFonts w:eastAsiaTheme="minorEastAsia"/>
          <w:sz w:val="24"/>
          <w:szCs w:val="24"/>
        </w:rPr>
        <w:t xml:space="preserve">in real time </w:t>
      </w:r>
      <w:r w:rsidR="3EADA876" w:rsidRPr="6A7CCFFD">
        <w:rPr>
          <w:rFonts w:eastAsiaTheme="minorEastAsia"/>
          <w:sz w:val="24"/>
          <w:szCs w:val="24"/>
        </w:rPr>
        <w:t xml:space="preserve">that are digitized </w:t>
      </w:r>
      <w:r w:rsidRPr="6A7CCFFD">
        <w:rPr>
          <w:rFonts w:eastAsiaTheme="minorEastAsia"/>
          <w:sz w:val="24"/>
          <w:szCs w:val="24"/>
        </w:rPr>
        <w:t xml:space="preserve">and put it in a memory buffer for reading. However, </w:t>
      </w:r>
      <w:ins w:id="0" w:author="Angelos Stavrou" w:date="2023-02-20T09:26:00Z">
        <w:r w:rsidR="00BE1F98">
          <w:rPr>
            <w:rFonts w:eastAsiaTheme="minorEastAsia"/>
            <w:sz w:val="24"/>
            <w:szCs w:val="24"/>
          </w:rPr>
          <w:t xml:space="preserve">in cases where the sensors are managed by the Android OS, </w:t>
        </w:r>
      </w:ins>
      <w:del w:id="1" w:author="Angelos Stavrou" w:date="2023-02-20T09:26:00Z">
        <w:r w:rsidRPr="6A7CCFFD" w:rsidDel="00BE1F98">
          <w:rPr>
            <w:rFonts w:eastAsiaTheme="minorEastAsia"/>
            <w:sz w:val="24"/>
            <w:szCs w:val="24"/>
          </w:rPr>
          <w:delText xml:space="preserve">by the time we can read it the system time will be different, so </w:delText>
        </w:r>
      </w:del>
      <w:r w:rsidRPr="6A7CCFFD">
        <w:rPr>
          <w:rFonts w:eastAsiaTheme="minorEastAsia"/>
          <w:sz w:val="24"/>
          <w:szCs w:val="24"/>
        </w:rPr>
        <w:t xml:space="preserve">the </w:t>
      </w:r>
      <w:ins w:id="2" w:author="Angelos Stavrou" w:date="2023-02-20T09:27:00Z">
        <w:r w:rsidR="00BE1F98">
          <w:rPr>
            <w:rFonts w:eastAsiaTheme="minorEastAsia"/>
            <w:sz w:val="24"/>
            <w:szCs w:val="24"/>
          </w:rPr>
          <w:t xml:space="preserve">sensor raw </w:t>
        </w:r>
      </w:ins>
      <w:r w:rsidRPr="6A7CCFFD">
        <w:rPr>
          <w:rFonts w:eastAsiaTheme="minorEastAsia"/>
          <w:sz w:val="24"/>
          <w:szCs w:val="24"/>
        </w:rPr>
        <w:t xml:space="preserve">data </w:t>
      </w:r>
      <w:del w:id="3" w:author="Angelos Stavrou" w:date="2023-02-20T09:28:00Z">
        <w:r w:rsidRPr="6A7CCFFD" w:rsidDel="00BE1F98">
          <w:rPr>
            <w:rFonts w:eastAsiaTheme="minorEastAsia"/>
            <w:sz w:val="24"/>
            <w:szCs w:val="24"/>
          </w:rPr>
          <w:delText xml:space="preserve">timestamp </w:delText>
        </w:r>
      </w:del>
      <w:ins w:id="4" w:author="Angelos Stavrou" w:date="2023-02-20T09:28:00Z">
        <w:r w:rsidR="00BE1F98">
          <w:rPr>
            <w:rFonts w:eastAsiaTheme="minorEastAsia"/>
            <w:sz w:val="24"/>
            <w:szCs w:val="24"/>
          </w:rPr>
          <w:t>acquisition</w:t>
        </w:r>
        <w:r w:rsidR="00BE1F98" w:rsidRPr="6A7CCFFD">
          <w:rPr>
            <w:rFonts w:eastAsiaTheme="minorEastAsia"/>
            <w:sz w:val="24"/>
            <w:szCs w:val="24"/>
          </w:rPr>
          <w:t xml:space="preserve"> </w:t>
        </w:r>
      </w:ins>
      <w:ins w:id="5" w:author="Angelos Stavrou" w:date="2023-02-20T09:26:00Z">
        <w:r w:rsidR="00BE1F98">
          <w:rPr>
            <w:rFonts w:eastAsiaTheme="minorEastAsia"/>
            <w:sz w:val="24"/>
            <w:szCs w:val="24"/>
          </w:rPr>
          <w:t xml:space="preserve">can </w:t>
        </w:r>
      </w:ins>
      <w:ins w:id="6" w:author="Angelos Stavrou" w:date="2023-02-20T09:28:00Z">
        <w:r w:rsidR="00BE1F98">
          <w:rPr>
            <w:rFonts w:eastAsiaTheme="minorEastAsia"/>
            <w:sz w:val="24"/>
            <w:szCs w:val="24"/>
          </w:rPr>
          <w:t>be</w:t>
        </w:r>
      </w:ins>
      <w:del w:id="7" w:author="Angelos Stavrou" w:date="2023-02-20T09:26:00Z">
        <w:r w:rsidRPr="6A7CCFFD" w:rsidDel="00BE1F98">
          <w:rPr>
            <w:rFonts w:eastAsiaTheme="minorEastAsia"/>
            <w:sz w:val="24"/>
            <w:szCs w:val="24"/>
          </w:rPr>
          <w:delText xml:space="preserve">will have a </w:delText>
        </w:r>
      </w:del>
      <w:ins w:id="8" w:author="Angelos Stavrou" w:date="2023-02-20T09:26:00Z">
        <w:r w:rsidR="00BE1F98">
          <w:rPr>
            <w:rFonts w:eastAsiaTheme="minorEastAsia"/>
            <w:sz w:val="24"/>
            <w:szCs w:val="24"/>
          </w:rPr>
          <w:t xml:space="preserve"> </w:t>
        </w:r>
      </w:ins>
      <w:r w:rsidRPr="6A7CCFFD">
        <w:rPr>
          <w:rFonts w:eastAsiaTheme="minorEastAsia"/>
          <w:sz w:val="24"/>
          <w:szCs w:val="24"/>
        </w:rPr>
        <w:t>delay</w:t>
      </w:r>
      <w:ins w:id="9" w:author="Angelos Stavrou" w:date="2023-02-20T09:28:00Z">
        <w:r w:rsidR="00BE1F98">
          <w:rPr>
            <w:rFonts w:eastAsiaTheme="minorEastAsia"/>
            <w:sz w:val="24"/>
            <w:szCs w:val="24"/>
          </w:rPr>
          <w:t>ed</w:t>
        </w:r>
      </w:ins>
      <w:ins w:id="10" w:author="Angelos Stavrou" w:date="2023-02-20T09:27:00Z">
        <w:r w:rsidR="00BE1F98">
          <w:rPr>
            <w:rFonts w:eastAsiaTheme="minorEastAsia"/>
            <w:sz w:val="24"/>
            <w:szCs w:val="24"/>
          </w:rPr>
          <w:t xml:space="preserve"> </w:t>
        </w:r>
      </w:ins>
      <w:ins w:id="11" w:author="Angelos Stavrou" w:date="2023-02-20T09:26:00Z">
        <w:r w:rsidR="00BE1F98">
          <w:rPr>
            <w:rFonts w:eastAsiaTheme="minorEastAsia"/>
            <w:sz w:val="24"/>
            <w:szCs w:val="24"/>
          </w:rPr>
          <w:t>causing forwa</w:t>
        </w:r>
      </w:ins>
      <w:ins w:id="12" w:author="Angelos Stavrou" w:date="2023-02-20T09:27:00Z">
        <w:r w:rsidR="00BE1F98">
          <w:rPr>
            <w:rFonts w:eastAsiaTheme="minorEastAsia"/>
            <w:sz w:val="24"/>
            <w:szCs w:val="24"/>
          </w:rPr>
          <w:t xml:space="preserve">rd </w:t>
        </w:r>
      </w:ins>
      <w:ins w:id="13" w:author="Angelos Stavrou" w:date="2023-02-20T09:26:00Z">
        <w:r w:rsidR="00BE1F98">
          <w:rPr>
            <w:rFonts w:eastAsiaTheme="minorEastAsia"/>
            <w:sz w:val="24"/>
            <w:szCs w:val="24"/>
          </w:rPr>
          <w:t>shift</w:t>
        </w:r>
      </w:ins>
      <w:ins w:id="14" w:author="Angelos Stavrou" w:date="2023-02-20T09:27:00Z">
        <w:r w:rsidR="00BE1F98">
          <w:rPr>
            <w:rFonts w:eastAsiaTheme="minorEastAsia"/>
            <w:sz w:val="24"/>
            <w:szCs w:val="24"/>
          </w:rPr>
          <w:t>s</w:t>
        </w:r>
      </w:ins>
      <w:ins w:id="15" w:author="Angelos Stavrou" w:date="2023-02-20T09:26:00Z">
        <w:r w:rsidR="00BE1F98">
          <w:rPr>
            <w:rFonts w:eastAsiaTheme="minorEastAsia"/>
            <w:sz w:val="24"/>
            <w:szCs w:val="24"/>
          </w:rPr>
          <w:t xml:space="preserve"> in the timestamps</w:t>
        </w:r>
      </w:ins>
      <w:r w:rsidRPr="6A7CCFFD">
        <w:rPr>
          <w:rFonts w:eastAsiaTheme="minorEastAsia"/>
          <w:sz w:val="24"/>
          <w:szCs w:val="24"/>
        </w:rPr>
        <w:t xml:space="preserve">. That delay </w:t>
      </w:r>
      <w:del w:id="16" w:author="Angelos Stavrou" w:date="2023-02-20T09:28:00Z">
        <w:r w:rsidR="670C6AA4" w:rsidRPr="6A7CCFFD" w:rsidDel="00BE1F98">
          <w:rPr>
            <w:rFonts w:eastAsiaTheme="minorEastAsia"/>
            <w:sz w:val="24"/>
            <w:szCs w:val="24"/>
          </w:rPr>
          <w:delText xml:space="preserve">comprised of mainly acquisition frequency and wait in a queue for the buffer read, </w:delText>
        </w:r>
      </w:del>
      <w:ins w:id="17" w:author="Angelos Stavrou" w:date="2023-02-20T09:29:00Z">
        <w:r w:rsidR="00BE1F98">
          <w:rPr>
            <w:rFonts w:eastAsiaTheme="minorEastAsia"/>
            <w:sz w:val="24"/>
            <w:szCs w:val="24"/>
          </w:rPr>
          <w:t>can be</w:t>
        </w:r>
      </w:ins>
      <w:del w:id="18" w:author="Angelos Stavrou" w:date="2023-02-20T09:29:00Z">
        <w:r w:rsidRPr="6A7CCFFD" w:rsidDel="00BE1F98">
          <w:rPr>
            <w:rFonts w:eastAsiaTheme="minorEastAsia"/>
            <w:sz w:val="24"/>
            <w:szCs w:val="24"/>
          </w:rPr>
          <w:delText>is</w:delText>
        </w:r>
      </w:del>
      <w:r w:rsidRPr="6A7CCFFD">
        <w:rPr>
          <w:rFonts w:eastAsiaTheme="minorEastAsia"/>
          <w:sz w:val="24"/>
          <w:szCs w:val="24"/>
        </w:rPr>
        <w:t xml:space="preserve"> </w:t>
      </w:r>
      <w:ins w:id="19" w:author="Angelos Stavrou" w:date="2023-02-20T09:29:00Z">
        <w:r w:rsidR="00BE1F98">
          <w:rPr>
            <w:rFonts w:eastAsiaTheme="minorEastAsia"/>
            <w:sz w:val="24"/>
            <w:szCs w:val="24"/>
          </w:rPr>
          <w:t>random and not</w:t>
        </w:r>
      </w:ins>
      <w:del w:id="20" w:author="Angelos Stavrou" w:date="2023-02-20T09:29:00Z">
        <w:r w:rsidRPr="6A7CCFFD" w:rsidDel="00BE1F98">
          <w:rPr>
            <w:rFonts w:eastAsiaTheme="minorEastAsia"/>
            <w:sz w:val="24"/>
            <w:szCs w:val="24"/>
          </w:rPr>
          <w:delText>not</w:delText>
        </w:r>
      </w:del>
      <w:r w:rsidRPr="6A7CCFFD">
        <w:rPr>
          <w:rFonts w:eastAsiaTheme="minorEastAsia"/>
          <w:sz w:val="24"/>
          <w:szCs w:val="24"/>
        </w:rPr>
        <w:t xml:space="preserve"> constant but</w:t>
      </w:r>
      <w:ins w:id="21" w:author="Angelos Stavrou" w:date="2023-02-20T09:29:00Z">
        <w:r w:rsidR="00BE1F98">
          <w:rPr>
            <w:rFonts w:eastAsiaTheme="minorEastAsia"/>
            <w:sz w:val="24"/>
            <w:szCs w:val="24"/>
          </w:rPr>
          <w:t xml:space="preserve"> rather</w:t>
        </w:r>
      </w:ins>
      <w:r w:rsidRPr="6A7CCFFD">
        <w:rPr>
          <w:rFonts w:eastAsiaTheme="minorEastAsia"/>
          <w:sz w:val="24"/>
          <w:szCs w:val="24"/>
        </w:rPr>
        <w:t xml:space="preserve"> a variable that depends on many parameters</w:t>
      </w:r>
      <w:r w:rsidR="47FD6C40" w:rsidRPr="6A7CCFFD">
        <w:rPr>
          <w:rFonts w:eastAsiaTheme="minorEastAsia"/>
          <w:sz w:val="24"/>
          <w:szCs w:val="24"/>
        </w:rPr>
        <w:t>.</w:t>
      </w:r>
      <w:r w:rsidR="4EF7771C" w:rsidRPr="6A7CCFFD">
        <w:rPr>
          <w:rFonts w:eastAsiaTheme="minorEastAsia"/>
          <w:sz w:val="24"/>
          <w:szCs w:val="24"/>
        </w:rPr>
        <w:t xml:space="preserve"> </w:t>
      </w:r>
      <w:r w:rsidRPr="6A7CCFFD">
        <w:rPr>
          <w:rFonts w:eastAsiaTheme="minorEastAsia"/>
          <w:sz w:val="24"/>
          <w:szCs w:val="24"/>
        </w:rPr>
        <w:t xml:space="preserve"> </w:t>
      </w:r>
      <w:r w:rsidR="1259FE13" w:rsidRPr="6A7CCFFD">
        <w:rPr>
          <w:rFonts w:eastAsiaTheme="minorEastAsia"/>
          <w:sz w:val="24"/>
          <w:szCs w:val="24"/>
        </w:rPr>
        <w:t>In this study w</w:t>
      </w:r>
      <w:r w:rsidRPr="6A7CCFFD">
        <w:rPr>
          <w:rFonts w:eastAsiaTheme="minorEastAsia"/>
          <w:sz w:val="24"/>
          <w:szCs w:val="24"/>
        </w:rPr>
        <w:t xml:space="preserve">e are concentrating on how device’s power management affects </w:t>
      </w:r>
      <w:del w:id="22" w:author="Angelos Stavrou" w:date="2023-02-20T09:29:00Z">
        <w:r w:rsidR="7C330AA5" w:rsidRPr="6A7CCFFD" w:rsidDel="00BE1F98">
          <w:rPr>
            <w:rFonts w:eastAsiaTheme="minorEastAsia"/>
            <w:sz w:val="24"/>
            <w:szCs w:val="24"/>
          </w:rPr>
          <w:delText>the wait in a queue</w:delText>
        </w:r>
      </w:del>
      <w:ins w:id="23" w:author="Angelos Stavrou" w:date="2023-02-20T09:29:00Z">
        <w:r w:rsidR="00BE1F98">
          <w:rPr>
            <w:rFonts w:eastAsiaTheme="minorEastAsia"/>
            <w:sz w:val="24"/>
            <w:szCs w:val="24"/>
          </w:rPr>
          <w:t>sensing data quality</w:t>
        </w:r>
      </w:ins>
      <w:r w:rsidR="4FD10659" w:rsidRPr="6A7CCFFD">
        <w:rPr>
          <w:rFonts w:eastAsiaTheme="minorEastAsia"/>
          <w:sz w:val="24"/>
          <w:szCs w:val="24"/>
        </w:rPr>
        <w:t>.</w:t>
      </w:r>
      <w:ins w:id="24" w:author="Angelos Stavrou" w:date="2023-02-20T09:29:00Z">
        <w:r w:rsidR="00BE1F98">
          <w:rPr>
            <w:rFonts w:eastAsiaTheme="minorEastAsia"/>
            <w:sz w:val="24"/>
            <w:szCs w:val="24"/>
          </w:rPr>
          <w:t xml:space="preserve">  While we </w:t>
        </w:r>
      </w:ins>
      <w:ins w:id="25" w:author="Angelos Stavrou" w:date="2023-02-20T09:31:00Z">
        <w:r w:rsidR="00BE1F98">
          <w:rPr>
            <w:rFonts w:eastAsiaTheme="minorEastAsia"/>
            <w:sz w:val="24"/>
            <w:szCs w:val="24"/>
          </w:rPr>
          <w:t>can control</w:t>
        </w:r>
      </w:ins>
      <w:ins w:id="26" w:author="Angelos Stavrou" w:date="2023-02-20T09:29:00Z">
        <w:r w:rsidR="00BE1F98">
          <w:rPr>
            <w:rFonts w:eastAsiaTheme="minorEastAsia"/>
            <w:sz w:val="24"/>
            <w:szCs w:val="24"/>
          </w:rPr>
          <w:t xml:space="preserve"> the </w:t>
        </w:r>
      </w:ins>
      <w:ins w:id="27" w:author="Angelos Stavrou" w:date="2023-02-20T09:30:00Z">
        <w:r w:rsidR="00BE1F98">
          <w:rPr>
            <w:rFonts w:eastAsiaTheme="minorEastAsia"/>
            <w:sz w:val="24"/>
            <w:szCs w:val="24"/>
          </w:rPr>
          <w:t>sensor data read</w:t>
        </w:r>
      </w:ins>
      <w:ins w:id="28" w:author="Angelos Stavrou" w:date="2023-02-20T09:29:00Z">
        <w:r w:rsidR="00BE1F98" w:rsidRPr="6A7CCFFD">
          <w:rPr>
            <w:rFonts w:eastAsiaTheme="minorEastAsia"/>
            <w:sz w:val="24"/>
            <w:szCs w:val="24"/>
          </w:rPr>
          <w:t xml:space="preserve"> frequency</w:t>
        </w:r>
      </w:ins>
      <w:ins w:id="29" w:author="Angelos Stavrou" w:date="2023-02-20T09:30:00Z">
        <w:r w:rsidR="00BE1F98">
          <w:rPr>
            <w:rFonts w:eastAsiaTheme="minorEastAsia"/>
            <w:sz w:val="24"/>
            <w:szCs w:val="24"/>
          </w:rPr>
          <w:t>,</w:t>
        </w:r>
      </w:ins>
      <w:ins w:id="30" w:author="Angelos Stavrou" w:date="2023-02-20T09:29:00Z">
        <w:r w:rsidR="00BE1F98" w:rsidRPr="6A7CCFFD">
          <w:rPr>
            <w:rFonts w:eastAsiaTheme="minorEastAsia"/>
            <w:sz w:val="24"/>
            <w:szCs w:val="24"/>
          </w:rPr>
          <w:t xml:space="preserve"> </w:t>
        </w:r>
      </w:ins>
      <w:ins w:id="31" w:author="Angelos Stavrou" w:date="2023-02-20T09:30:00Z">
        <w:r w:rsidR="00BE1F98">
          <w:rPr>
            <w:rFonts w:eastAsiaTheme="minorEastAsia"/>
            <w:sz w:val="24"/>
            <w:szCs w:val="24"/>
          </w:rPr>
          <w:t>we do not have access to the</w:t>
        </w:r>
      </w:ins>
      <w:ins w:id="32" w:author="Angelos Stavrou" w:date="2023-02-20T09:29:00Z">
        <w:r w:rsidR="00BE1F98" w:rsidRPr="6A7CCFFD">
          <w:rPr>
            <w:rFonts w:eastAsiaTheme="minorEastAsia"/>
            <w:sz w:val="24"/>
            <w:szCs w:val="24"/>
          </w:rPr>
          <w:t xml:space="preserve"> wait in a queue for the buffer read</w:t>
        </w:r>
      </w:ins>
      <w:ins w:id="33" w:author="Angelos Stavrou" w:date="2023-02-20T09:30:00Z">
        <w:r w:rsidR="00BE1F98">
          <w:rPr>
            <w:rFonts w:eastAsiaTheme="minorEastAsia"/>
            <w:sz w:val="24"/>
            <w:szCs w:val="24"/>
          </w:rPr>
          <w:t xml:space="preserve">. Therefore, </w:t>
        </w:r>
      </w:ins>
      <w:del w:id="34" w:author="Angelos Stavrou" w:date="2023-02-20T09:30:00Z">
        <w:r w:rsidR="4FD10659" w:rsidRPr="6A7CCFFD" w:rsidDel="00BE1F98">
          <w:rPr>
            <w:rFonts w:eastAsiaTheme="minorEastAsia"/>
            <w:sz w:val="24"/>
            <w:szCs w:val="24"/>
          </w:rPr>
          <w:delText xml:space="preserve"> </w:delText>
        </w:r>
        <w:r w:rsidR="14B6EE7A" w:rsidRPr="6A7CCFFD" w:rsidDel="00BE1F98">
          <w:rPr>
            <w:rFonts w:eastAsiaTheme="minorEastAsia"/>
            <w:sz w:val="24"/>
            <w:szCs w:val="24"/>
          </w:rPr>
          <w:delText>W</w:delText>
        </w:r>
      </w:del>
      <w:ins w:id="35" w:author="Angelos Stavrou" w:date="2023-02-20T09:30:00Z">
        <w:r w:rsidR="00BE1F98">
          <w:rPr>
            <w:rFonts w:eastAsiaTheme="minorEastAsia"/>
            <w:sz w:val="24"/>
            <w:szCs w:val="24"/>
          </w:rPr>
          <w:t>w</w:t>
        </w:r>
      </w:ins>
      <w:r w:rsidR="28285ECD" w:rsidRPr="6A7CCFFD">
        <w:rPr>
          <w:rFonts w:eastAsiaTheme="minorEastAsia"/>
          <w:sz w:val="24"/>
          <w:szCs w:val="24"/>
        </w:rPr>
        <w:t xml:space="preserve">e do not </w:t>
      </w:r>
      <w:del w:id="36" w:author="Angelos Stavrou" w:date="2023-02-20T09:31:00Z">
        <w:r w:rsidR="28285ECD" w:rsidRPr="6A7CCFFD" w:rsidDel="00BE1F98">
          <w:rPr>
            <w:rFonts w:eastAsiaTheme="minorEastAsia"/>
            <w:sz w:val="24"/>
            <w:szCs w:val="24"/>
          </w:rPr>
          <w:delText>have an access to</w:delText>
        </w:r>
      </w:del>
      <w:ins w:id="37" w:author="Angelos Stavrou" w:date="2023-02-20T09:31:00Z">
        <w:r w:rsidR="00BE1F98" w:rsidRPr="6A7CCFFD">
          <w:rPr>
            <w:rFonts w:eastAsiaTheme="minorEastAsia"/>
            <w:sz w:val="24"/>
            <w:szCs w:val="24"/>
          </w:rPr>
          <w:t>have access to</w:t>
        </w:r>
      </w:ins>
      <w:r w:rsidR="28285ECD" w:rsidRPr="6A7CCFFD">
        <w:rPr>
          <w:rFonts w:eastAsiaTheme="minorEastAsia"/>
          <w:sz w:val="24"/>
          <w:szCs w:val="24"/>
        </w:rPr>
        <w:t xml:space="preserve"> the time when sensor updates the buffer</w:t>
      </w:r>
      <w:del w:id="38" w:author="Angelos Stavrou" w:date="2023-02-20T09:31:00Z">
        <w:r w:rsidR="7B93D267" w:rsidRPr="6A7CCFFD" w:rsidDel="00BE1F98">
          <w:rPr>
            <w:rFonts w:eastAsiaTheme="minorEastAsia"/>
            <w:sz w:val="24"/>
            <w:szCs w:val="24"/>
          </w:rPr>
          <w:delText>,</w:delText>
        </w:r>
      </w:del>
      <w:ins w:id="39" w:author="Angelos Stavrou" w:date="2023-02-20T09:31:00Z">
        <w:r w:rsidR="00BE1F98">
          <w:rPr>
            <w:rFonts w:eastAsiaTheme="minorEastAsia"/>
            <w:sz w:val="24"/>
            <w:szCs w:val="24"/>
          </w:rPr>
          <w:t>.</w:t>
        </w:r>
      </w:ins>
      <w:r w:rsidR="7B93D267" w:rsidRPr="6A7CCFFD">
        <w:rPr>
          <w:rFonts w:eastAsiaTheme="minorEastAsia"/>
          <w:sz w:val="24"/>
          <w:szCs w:val="24"/>
        </w:rPr>
        <w:t xml:space="preserve"> </w:t>
      </w:r>
      <w:ins w:id="40" w:author="Angelos Stavrou" w:date="2023-02-20T09:31:00Z">
        <w:r w:rsidR="00BE1F98">
          <w:rPr>
            <w:rFonts w:eastAsiaTheme="minorEastAsia"/>
            <w:sz w:val="24"/>
            <w:szCs w:val="24"/>
          </w:rPr>
          <w:t>H</w:t>
        </w:r>
      </w:ins>
      <w:del w:id="41" w:author="Angelos Stavrou" w:date="2023-02-20T09:31:00Z">
        <w:r w:rsidR="7B93D267" w:rsidRPr="6A7CCFFD" w:rsidDel="00BE1F98">
          <w:rPr>
            <w:rFonts w:eastAsiaTheme="minorEastAsia"/>
            <w:sz w:val="24"/>
            <w:szCs w:val="24"/>
          </w:rPr>
          <w:delText>h</w:delText>
        </w:r>
      </w:del>
      <w:r w:rsidR="7B93D267" w:rsidRPr="6A7CCFFD">
        <w:rPr>
          <w:rFonts w:eastAsiaTheme="minorEastAsia"/>
          <w:sz w:val="24"/>
          <w:szCs w:val="24"/>
        </w:rPr>
        <w:t xml:space="preserve">owever, </w:t>
      </w:r>
      <w:del w:id="42" w:author="Angelos Stavrou" w:date="2023-02-20T09:31:00Z">
        <w:r w:rsidR="7B93D267" w:rsidRPr="6A7CCFFD" w:rsidDel="00BE1F98">
          <w:rPr>
            <w:rFonts w:eastAsiaTheme="minorEastAsia"/>
            <w:sz w:val="24"/>
            <w:szCs w:val="24"/>
          </w:rPr>
          <w:delText>it</w:delText>
        </w:r>
      </w:del>
      <w:ins w:id="43" w:author="Angelos Stavrou" w:date="2023-02-20T09:31:00Z">
        <w:r w:rsidR="00BE1F98">
          <w:rPr>
            <w:rFonts w:eastAsiaTheme="minorEastAsia"/>
            <w:sz w:val="24"/>
            <w:szCs w:val="24"/>
          </w:rPr>
          <w:t>sensing</w:t>
        </w:r>
      </w:ins>
      <w:r w:rsidR="7B93D267" w:rsidRPr="6A7CCFFD">
        <w:rPr>
          <w:rFonts w:eastAsiaTheme="minorEastAsia"/>
          <w:sz w:val="24"/>
          <w:szCs w:val="24"/>
        </w:rPr>
        <w:t xml:space="preserve"> is much faster (100Hz) than we </w:t>
      </w:r>
      <w:r w:rsidR="2CCBE202" w:rsidRPr="6A7CCFFD">
        <w:rPr>
          <w:rFonts w:eastAsiaTheme="minorEastAsia"/>
          <w:sz w:val="24"/>
          <w:szCs w:val="24"/>
        </w:rPr>
        <w:t xml:space="preserve">will </w:t>
      </w:r>
      <w:r w:rsidR="7B93D267" w:rsidRPr="6A7CCFFD">
        <w:rPr>
          <w:rFonts w:eastAsiaTheme="minorEastAsia"/>
          <w:sz w:val="24"/>
          <w:szCs w:val="24"/>
        </w:rPr>
        <w:t>read the</w:t>
      </w:r>
      <w:r w:rsidR="0ED48A38" w:rsidRPr="6A7CCFFD">
        <w:rPr>
          <w:rFonts w:eastAsiaTheme="minorEastAsia"/>
          <w:sz w:val="24"/>
          <w:szCs w:val="24"/>
        </w:rPr>
        <w:t xml:space="preserve"> sensor data</w:t>
      </w:r>
      <w:r w:rsidR="41D80DDA" w:rsidRPr="6A7CCFFD">
        <w:rPr>
          <w:rFonts w:eastAsiaTheme="minorEastAsia"/>
          <w:sz w:val="24"/>
          <w:szCs w:val="24"/>
        </w:rPr>
        <w:t xml:space="preserve"> (5Hz)</w:t>
      </w:r>
      <w:r w:rsidR="0ED48A38" w:rsidRPr="6A7CCFFD">
        <w:rPr>
          <w:rFonts w:eastAsiaTheme="minorEastAsia"/>
          <w:sz w:val="24"/>
          <w:szCs w:val="24"/>
        </w:rPr>
        <w:t xml:space="preserve">, hence, should not introduce significant differences in the </w:t>
      </w:r>
      <w:r w:rsidR="748D9334" w:rsidRPr="6A7CCFFD">
        <w:rPr>
          <w:rFonts w:eastAsiaTheme="minorEastAsia"/>
          <w:sz w:val="24"/>
          <w:szCs w:val="24"/>
        </w:rPr>
        <w:t>timestamps by itself</w:t>
      </w:r>
      <w:r w:rsidR="28285ECD" w:rsidRPr="6A7CCFFD">
        <w:rPr>
          <w:rFonts w:eastAsiaTheme="minorEastAsia"/>
          <w:sz w:val="24"/>
          <w:szCs w:val="24"/>
        </w:rPr>
        <w:t xml:space="preserve">. </w:t>
      </w:r>
      <w:ins w:id="44" w:author="Angelos Stavrou" w:date="2023-02-20T09:33:00Z">
        <w:r w:rsidR="00BE1F98">
          <w:rPr>
            <w:rFonts w:eastAsiaTheme="minorEastAsia"/>
            <w:sz w:val="24"/>
            <w:szCs w:val="24"/>
          </w:rPr>
          <w:t>In addition</w:t>
        </w:r>
      </w:ins>
      <w:ins w:id="45" w:author="Angelos Stavrou" w:date="2023-02-20T09:32:00Z">
        <w:r w:rsidR="00BE1F98">
          <w:rPr>
            <w:rFonts w:eastAsiaTheme="minorEastAsia"/>
            <w:sz w:val="24"/>
            <w:szCs w:val="24"/>
          </w:rPr>
          <w:t xml:space="preserve">, we do have access to the Qualcomm sensing information through the QSEE API. </w:t>
        </w:r>
      </w:ins>
      <w:ins w:id="46" w:author="Angelos Stavrou" w:date="2023-02-20T09:33:00Z">
        <w:r w:rsidR="00BE1F98">
          <w:rPr>
            <w:rFonts w:eastAsiaTheme="minorEastAsia"/>
            <w:sz w:val="24"/>
            <w:szCs w:val="24"/>
          </w:rPr>
          <w:t xml:space="preserve">For the QSEE supported sensors, </w:t>
        </w:r>
      </w:ins>
      <w:ins w:id="47" w:author="Angelos Stavrou" w:date="2023-02-20T09:32:00Z">
        <w:r w:rsidR="00BE1F98">
          <w:rPr>
            <w:rFonts w:eastAsiaTheme="minorEastAsia"/>
            <w:sz w:val="24"/>
            <w:szCs w:val="24"/>
          </w:rPr>
          <w:t xml:space="preserve">we can compare OS (Android) reported sensing with the QSEE hardware timestamps for </w:t>
        </w:r>
      </w:ins>
      <w:ins w:id="48" w:author="Angelos Stavrou" w:date="2023-02-20T09:33:00Z">
        <w:r w:rsidR="00BE1F98">
          <w:rPr>
            <w:rFonts w:eastAsiaTheme="minorEastAsia"/>
            <w:sz w:val="24"/>
            <w:szCs w:val="24"/>
          </w:rPr>
          <w:t>all supported sensors (3-4).</w:t>
        </w:r>
      </w:ins>
    </w:p>
    <w:p w14:paraId="10A14CD9" w14:textId="186CE120" w:rsidR="6A7CCFFD" w:rsidDel="00BE1F98" w:rsidRDefault="6A7CCFFD" w:rsidP="6A7CCFFD">
      <w:pPr>
        <w:rPr>
          <w:del w:id="49" w:author="Angelos Stavrou" w:date="2023-02-20T09:33:00Z"/>
          <w:rFonts w:eastAsiaTheme="minorEastAsia"/>
          <w:sz w:val="24"/>
          <w:szCs w:val="24"/>
        </w:rPr>
      </w:pPr>
    </w:p>
    <w:p w14:paraId="10269C42" w14:textId="4A7C6752" w:rsidR="1B14C39C" w:rsidRDefault="00BE1F98" w:rsidP="6A7CCFFD">
      <w:pPr>
        <w:rPr>
          <w:rFonts w:eastAsiaTheme="minorEastAsia"/>
          <w:sz w:val="24"/>
          <w:szCs w:val="24"/>
        </w:rPr>
      </w:pPr>
      <w:ins w:id="50" w:author="Angelos Stavrou" w:date="2023-02-20T09:33:00Z">
        <w:r>
          <w:rPr>
            <w:rFonts w:eastAsiaTheme="minorEastAsia"/>
            <w:sz w:val="24"/>
            <w:szCs w:val="24"/>
          </w:rPr>
          <w:t xml:space="preserve">The </w:t>
        </w:r>
      </w:ins>
      <w:del w:id="51" w:author="Angelos Stavrou" w:date="2023-02-20T09:33:00Z">
        <w:r w:rsidR="1B14C39C" w:rsidRPr="6A7CCFFD" w:rsidDel="00BE1F98">
          <w:rPr>
            <w:rFonts w:eastAsiaTheme="minorEastAsia"/>
            <w:sz w:val="24"/>
            <w:szCs w:val="24"/>
          </w:rPr>
          <w:delText>T</w:delText>
        </w:r>
      </w:del>
      <w:ins w:id="52" w:author="Angelos Stavrou" w:date="2023-02-20T09:33:00Z">
        <w:r>
          <w:rPr>
            <w:rFonts w:eastAsiaTheme="minorEastAsia"/>
            <w:sz w:val="24"/>
            <w:szCs w:val="24"/>
          </w:rPr>
          <w:t>t</w:t>
        </w:r>
      </w:ins>
      <w:r w:rsidR="1B14C39C" w:rsidRPr="6A7CCFFD">
        <w:rPr>
          <w:rFonts w:eastAsiaTheme="minorEastAsia"/>
          <w:sz w:val="24"/>
          <w:szCs w:val="24"/>
        </w:rPr>
        <w:t xml:space="preserve">imestamp variability </w:t>
      </w:r>
      <w:r w:rsidR="783695A6" w:rsidRPr="6A7CCFFD">
        <w:rPr>
          <w:rFonts w:eastAsiaTheme="minorEastAsia"/>
          <w:sz w:val="24"/>
          <w:szCs w:val="24"/>
        </w:rPr>
        <w:t xml:space="preserve">will be </w:t>
      </w:r>
      <w:r w:rsidR="1B14C39C" w:rsidRPr="6A7CCFFD">
        <w:rPr>
          <w:rFonts w:eastAsiaTheme="minorEastAsia"/>
          <w:sz w:val="24"/>
          <w:szCs w:val="24"/>
        </w:rPr>
        <w:t>used to estimate reliability of the sensors data timestamps</w:t>
      </w:r>
      <w:ins w:id="53" w:author="Angelos Stavrou" w:date="2023-02-20T09:34:00Z">
        <w:r>
          <w:rPr>
            <w:rFonts w:eastAsiaTheme="minorEastAsia"/>
            <w:sz w:val="24"/>
            <w:szCs w:val="24"/>
          </w:rPr>
          <w:t xml:space="preserve"> under different conditions to understand better sensing data quality</w:t>
        </w:r>
      </w:ins>
      <w:r w:rsidR="0AE626B1" w:rsidRPr="6A7CCFFD">
        <w:rPr>
          <w:rFonts w:eastAsiaTheme="minorEastAsia"/>
          <w:sz w:val="24"/>
          <w:szCs w:val="24"/>
        </w:rPr>
        <w:t>.</w:t>
      </w:r>
      <w:r w:rsidR="1B14C39C" w:rsidRPr="6A7CCFFD">
        <w:rPr>
          <w:rFonts w:eastAsiaTheme="minorEastAsia"/>
          <w:sz w:val="24"/>
          <w:szCs w:val="24"/>
        </w:rPr>
        <w:t xml:space="preserve"> </w:t>
      </w:r>
      <w:del w:id="54" w:author="Angelos Stavrou" w:date="2023-02-20T09:34:00Z">
        <w:r w:rsidR="3A1FC9E7" w:rsidRPr="6A7CCFFD" w:rsidDel="00BE1F98">
          <w:rPr>
            <w:rFonts w:eastAsiaTheme="minorEastAsia"/>
            <w:sz w:val="24"/>
            <w:szCs w:val="24"/>
          </w:rPr>
          <w:delText>It</w:delText>
        </w:r>
        <w:r w:rsidR="1B14C39C" w:rsidRPr="6A7CCFFD" w:rsidDel="00BE1F98">
          <w:rPr>
            <w:rFonts w:eastAsiaTheme="minorEastAsia"/>
            <w:sz w:val="24"/>
            <w:szCs w:val="24"/>
          </w:rPr>
          <w:delText xml:space="preserve"> </w:delText>
        </w:r>
      </w:del>
      <w:ins w:id="55" w:author="Angelos Stavrou" w:date="2023-02-20T09:34:00Z">
        <w:r>
          <w:rPr>
            <w:rFonts w:eastAsiaTheme="minorEastAsia"/>
            <w:sz w:val="24"/>
            <w:szCs w:val="24"/>
          </w:rPr>
          <w:t>Data quality</w:t>
        </w:r>
        <w:r w:rsidRPr="6A7CCFFD">
          <w:rPr>
            <w:rFonts w:eastAsiaTheme="minorEastAsia"/>
            <w:sz w:val="24"/>
            <w:szCs w:val="24"/>
          </w:rPr>
          <w:t xml:space="preserve"> </w:t>
        </w:r>
      </w:ins>
      <w:r w:rsidR="1B14C39C" w:rsidRPr="6A7CCFFD">
        <w:rPr>
          <w:rFonts w:eastAsiaTheme="minorEastAsia"/>
          <w:sz w:val="24"/>
          <w:szCs w:val="24"/>
        </w:rPr>
        <w:t xml:space="preserve">can be assessed by evaluating the time interval between captured sensor data. We will use in-house designed mobile app to listen for specific sensor(s) at a given polling rate. </w:t>
      </w:r>
      <w:r w:rsidR="416FC30B" w:rsidRPr="6A7CCFFD">
        <w:rPr>
          <w:rFonts w:eastAsiaTheme="minorEastAsia"/>
          <w:sz w:val="24"/>
          <w:szCs w:val="24"/>
        </w:rPr>
        <w:t>App will be kept in the background during recording</w:t>
      </w:r>
      <w:r w:rsidR="2D0B304A" w:rsidRPr="6A7CCFFD">
        <w:rPr>
          <w:rFonts w:eastAsiaTheme="minorEastAsia"/>
          <w:sz w:val="24"/>
          <w:szCs w:val="24"/>
        </w:rPr>
        <w:t>s</w:t>
      </w:r>
      <w:r w:rsidR="416FC30B" w:rsidRPr="6A7CCFFD">
        <w:rPr>
          <w:rFonts w:eastAsiaTheme="minorEastAsia"/>
          <w:sz w:val="24"/>
          <w:szCs w:val="24"/>
        </w:rPr>
        <w:t xml:space="preserve">. </w:t>
      </w:r>
      <w:r w:rsidR="1B14C39C" w:rsidRPr="6A7CCFFD">
        <w:rPr>
          <w:rFonts w:eastAsiaTheme="minorEastAsia"/>
          <w:sz w:val="24"/>
          <w:szCs w:val="24"/>
        </w:rPr>
        <w:t xml:space="preserve">Since, the time when data are read from the sensor buffer are not going to be exactly equal to preset polling rate but </w:t>
      </w:r>
      <w:r w:rsidR="768193EF" w:rsidRPr="6A7CCFFD">
        <w:rPr>
          <w:rFonts w:eastAsiaTheme="minorEastAsia"/>
          <w:sz w:val="24"/>
          <w:szCs w:val="24"/>
        </w:rPr>
        <w:t>dependent</w:t>
      </w:r>
      <w:r w:rsidR="1B14C39C" w:rsidRPr="6A7CCFFD">
        <w:rPr>
          <w:rFonts w:eastAsiaTheme="minorEastAsia"/>
          <w:sz w:val="24"/>
          <w:szCs w:val="24"/>
        </w:rPr>
        <w:t xml:space="preserve"> on OS queuing it, that ultimately will introduce a variability between the readings.</w:t>
      </w:r>
      <w:ins w:id="56" w:author="Angelos Stavrou" w:date="2023-02-20T09:35:00Z">
        <w:r w:rsidR="007B2A0C">
          <w:rPr>
            <w:rFonts w:eastAsiaTheme="minorEastAsia"/>
            <w:sz w:val="24"/>
            <w:szCs w:val="24"/>
          </w:rPr>
          <w:t xml:space="preserve"> We plan to quantify the </w:t>
        </w:r>
      </w:ins>
      <w:ins w:id="57" w:author="Angelos Stavrou" w:date="2023-02-20T09:36:00Z">
        <w:r w:rsidR="007B2A0C">
          <w:rPr>
            <w:rFonts w:eastAsiaTheme="minorEastAsia"/>
            <w:sz w:val="24"/>
            <w:szCs w:val="24"/>
          </w:rPr>
          <w:t xml:space="preserve">sensing data quality for single and multiple sensors </w:t>
        </w:r>
      </w:ins>
      <w:ins w:id="58" w:author="Angelos Stavrou" w:date="2023-02-20T09:37:00Z">
        <w:r w:rsidR="007B2A0C">
          <w:rPr>
            <w:rFonts w:eastAsiaTheme="minorEastAsia"/>
            <w:sz w:val="24"/>
            <w:szCs w:val="24"/>
          </w:rPr>
          <w:t xml:space="preserve">under normal conditions and </w:t>
        </w:r>
      </w:ins>
      <w:ins w:id="59" w:author="Angelos Stavrou" w:date="2023-02-20T09:36:00Z">
        <w:r w:rsidR="007B2A0C">
          <w:rPr>
            <w:rFonts w:eastAsiaTheme="minorEastAsia"/>
            <w:sz w:val="24"/>
            <w:szCs w:val="24"/>
          </w:rPr>
          <w:t>when the device exhibits</w:t>
        </w:r>
      </w:ins>
      <w:ins w:id="60" w:author="Angelos Stavrou" w:date="2023-02-20T09:35:00Z">
        <w:r w:rsidR="007B2A0C">
          <w:rPr>
            <w:rFonts w:eastAsiaTheme="minorEastAsia"/>
            <w:sz w:val="24"/>
            <w:szCs w:val="24"/>
          </w:rPr>
          <w:t xml:space="preserve"> low power</w:t>
        </w:r>
      </w:ins>
      <w:ins w:id="61" w:author="Angelos Stavrou" w:date="2023-02-20T09:36:00Z">
        <w:r w:rsidR="007B2A0C">
          <w:rPr>
            <w:rFonts w:eastAsiaTheme="minorEastAsia"/>
            <w:sz w:val="24"/>
            <w:szCs w:val="24"/>
          </w:rPr>
          <w:t xml:space="preserve"> and </w:t>
        </w:r>
      </w:ins>
      <w:ins w:id="62" w:author="Angelos Stavrou" w:date="2023-02-20T09:35:00Z">
        <w:r w:rsidR="007B2A0C">
          <w:rPr>
            <w:rFonts w:eastAsiaTheme="minorEastAsia"/>
            <w:sz w:val="24"/>
            <w:szCs w:val="24"/>
          </w:rPr>
          <w:t>high CPU</w:t>
        </w:r>
      </w:ins>
      <w:ins w:id="63" w:author="Angelos Stavrou" w:date="2023-02-20T09:37:00Z">
        <w:r w:rsidR="007B2A0C">
          <w:rPr>
            <w:rFonts w:eastAsiaTheme="minorEastAsia"/>
            <w:sz w:val="24"/>
            <w:szCs w:val="24"/>
          </w:rPr>
          <w:t xml:space="preserve"> utilization</w:t>
        </w:r>
      </w:ins>
      <w:ins w:id="64" w:author="Angelos Stavrou" w:date="2023-02-20T09:36:00Z">
        <w:r w:rsidR="007B2A0C">
          <w:rPr>
            <w:rFonts w:eastAsiaTheme="minorEastAsia"/>
            <w:sz w:val="24"/>
            <w:szCs w:val="24"/>
          </w:rPr>
          <w:t>.</w:t>
        </w:r>
      </w:ins>
    </w:p>
    <w:p w14:paraId="2B7481B7" w14:textId="042C845A" w:rsidR="6A7CCFFD" w:rsidDel="007B2A0C" w:rsidRDefault="6A7CCFFD" w:rsidP="6A7CCFFD">
      <w:pPr>
        <w:rPr>
          <w:del w:id="65" w:author="Angelos Stavrou" w:date="2023-02-20T09:36:00Z"/>
          <w:rFonts w:eastAsiaTheme="minorEastAsia"/>
          <w:sz w:val="24"/>
          <w:szCs w:val="24"/>
        </w:rPr>
      </w:pPr>
    </w:p>
    <w:p w14:paraId="56B355CC" w14:textId="4F024582" w:rsidR="1B14C39C" w:rsidRDefault="007B2A0C" w:rsidP="6A7CCFFD">
      <w:pPr>
        <w:rPr>
          <w:rFonts w:eastAsiaTheme="minorEastAsia"/>
          <w:sz w:val="24"/>
          <w:szCs w:val="24"/>
        </w:rPr>
      </w:pPr>
      <w:ins w:id="66" w:author="Angelos Stavrou" w:date="2023-02-20T09:36:00Z">
        <w:r>
          <w:rPr>
            <w:rFonts w:eastAsiaTheme="minorEastAsia"/>
            <w:sz w:val="24"/>
            <w:szCs w:val="24"/>
          </w:rPr>
          <w:t xml:space="preserve">Initially, </w:t>
        </w:r>
      </w:ins>
      <w:del w:id="67" w:author="Angelos Stavrou" w:date="2023-02-20T09:36:00Z">
        <w:r w:rsidR="1B14C39C" w:rsidRPr="6A7CCFFD" w:rsidDel="007B2A0C">
          <w:rPr>
            <w:rFonts w:eastAsiaTheme="minorEastAsia"/>
            <w:sz w:val="24"/>
            <w:szCs w:val="24"/>
          </w:rPr>
          <w:delText xml:space="preserve">The sensors that </w:delText>
        </w:r>
      </w:del>
      <w:r w:rsidR="1B14C39C" w:rsidRPr="6A7CCFFD">
        <w:rPr>
          <w:rFonts w:eastAsiaTheme="minorEastAsia"/>
          <w:sz w:val="24"/>
          <w:szCs w:val="24"/>
        </w:rPr>
        <w:t xml:space="preserve">we </w:t>
      </w:r>
      <w:del w:id="68" w:author="Angelos Stavrou" w:date="2023-02-20T09:36:00Z">
        <w:r w:rsidR="1B14C39C" w:rsidRPr="6A7CCFFD" w:rsidDel="007B2A0C">
          <w:rPr>
            <w:rFonts w:eastAsiaTheme="minorEastAsia"/>
            <w:sz w:val="24"/>
            <w:szCs w:val="24"/>
          </w:rPr>
          <w:delText xml:space="preserve">chose </w:delText>
        </w:r>
      </w:del>
      <w:ins w:id="69" w:author="Angelos Stavrou" w:date="2023-02-20T09:36:00Z">
        <w:r>
          <w:rPr>
            <w:rFonts w:eastAsiaTheme="minorEastAsia"/>
            <w:sz w:val="24"/>
            <w:szCs w:val="24"/>
          </w:rPr>
          <w:t xml:space="preserve">select </w:t>
        </w:r>
      </w:ins>
      <w:r w:rsidR="1B14C39C" w:rsidRPr="6A7CCFFD">
        <w:rPr>
          <w:rFonts w:eastAsiaTheme="minorEastAsia"/>
          <w:sz w:val="24"/>
          <w:szCs w:val="24"/>
        </w:rPr>
        <w:t xml:space="preserve">to monitor are linear accelerometer and gyroscope, which are </w:t>
      </w:r>
      <w:proofErr w:type="gramStart"/>
      <w:r w:rsidR="1B14C39C" w:rsidRPr="6A7CCFFD">
        <w:rPr>
          <w:rFonts w:eastAsiaTheme="minorEastAsia"/>
          <w:sz w:val="24"/>
          <w:szCs w:val="24"/>
        </w:rPr>
        <w:t>most commonly used</w:t>
      </w:r>
      <w:proofErr w:type="gramEnd"/>
      <w:r w:rsidR="1B14C39C" w:rsidRPr="6A7CCFFD">
        <w:rPr>
          <w:rFonts w:eastAsiaTheme="minorEastAsia"/>
          <w:sz w:val="24"/>
          <w:szCs w:val="24"/>
        </w:rPr>
        <w:t xml:space="preserve"> for health research.</w:t>
      </w:r>
    </w:p>
    <w:p w14:paraId="41F00AB2" w14:textId="4A18DF63" w:rsidR="6A7CCFFD" w:rsidRDefault="6A7CCFFD" w:rsidP="6A7CCFFD">
      <w:pPr>
        <w:rPr>
          <w:rFonts w:eastAsiaTheme="minorEastAsia"/>
          <w:sz w:val="24"/>
          <w:szCs w:val="24"/>
        </w:rPr>
      </w:pPr>
    </w:p>
    <w:p w14:paraId="1BCE8AEB" w14:textId="5CAD94E6" w:rsidR="00AEF005" w:rsidRDefault="00AEF005" w:rsidP="6A7CCFFD">
      <w:pPr>
        <w:rPr>
          <w:rFonts w:eastAsiaTheme="minorEastAsia"/>
          <w:sz w:val="24"/>
          <w:szCs w:val="24"/>
        </w:rPr>
      </w:pPr>
      <w:r w:rsidRPr="6A7CCFFD">
        <w:rPr>
          <w:rFonts w:eastAsiaTheme="minorEastAsia"/>
          <w:b/>
          <w:bCs/>
          <w:sz w:val="24"/>
          <w:szCs w:val="24"/>
        </w:rPr>
        <w:t>Methods:</w:t>
      </w:r>
    </w:p>
    <w:p w14:paraId="40FD94AA" w14:textId="4F2ECCC5" w:rsidR="6C89C587" w:rsidRDefault="6C89C587" w:rsidP="6A7CCFFD">
      <w:pPr>
        <w:rPr>
          <w:rFonts w:eastAsiaTheme="minorEastAsia"/>
          <w:b/>
          <w:bCs/>
          <w:i/>
          <w:iCs/>
          <w:sz w:val="24"/>
          <w:szCs w:val="24"/>
        </w:rPr>
      </w:pPr>
      <w:r w:rsidRPr="6A7CCFFD">
        <w:rPr>
          <w:rFonts w:eastAsiaTheme="minorEastAsia"/>
          <w:b/>
          <w:bCs/>
          <w:i/>
          <w:iCs/>
          <w:sz w:val="24"/>
          <w:szCs w:val="24"/>
        </w:rPr>
        <w:t>Single sensor study.</w:t>
      </w:r>
    </w:p>
    <w:p w14:paraId="15D7C49A" w14:textId="76E54F8E" w:rsidR="1B14C39C" w:rsidRDefault="1B14C39C" w:rsidP="6A7CCFFD">
      <w:pPr>
        <w:rPr>
          <w:rFonts w:eastAsiaTheme="minorEastAsia"/>
          <w:sz w:val="24"/>
          <w:szCs w:val="24"/>
        </w:rPr>
      </w:pPr>
      <w:r w:rsidRPr="6A7CCFFD">
        <w:rPr>
          <w:rFonts w:eastAsiaTheme="minorEastAsia"/>
          <w:i/>
          <w:iCs/>
          <w:sz w:val="24"/>
          <w:szCs w:val="24"/>
        </w:rPr>
        <w:t xml:space="preserve">Our control </w:t>
      </w:r>
      <w:r w:rsidRPr="6A7CCFFD">
        <w:rPr>
          <w:rFonts w:eastAsiaTheme="minorEastAsia"/>
          <w:sz w:val="24"/>
          <w:szCs w:val="24"/>
        </w:rPr>
        <w:t xml:space="preserve">experiment for sensor data collection will be comprised of the collecting data </w:t>
      </w:r>
      <w:r w:rsidR="4FDC38CE" w:rsidRPr="6A7CCFFD">
        <w:rPr>
          <w:rFonts w:eastAsiaTheme="minorEastAsia"/>
          <w:sz w:val="24"/>
          <w:szCs w:val="24"/>
        </w:rPr>
        <w:t xml:space="preserve">timestamps </w:t>
      </w:r>
      <w:r w:rsidRPr="6A7CCFFD">
        <w:rPr>
          <w:rFonts w:eastAsiaTheme="minorEastAsia"/>
          <w:sz w:val="24"/>
          <w:szCs w:val="24"/>
        </w:rPr>
        <w:t xml:space="preserve">on each sensor separately on 100% charged plugged in device. This is best case scenario that we should expect. So, </w:t>
      </w:r>
      <w:r w:rsidR="611BCD48" w:rsidRPr="6A7CCFFD">
        <w:rPr>
          <w:rFonts w:eastAsiaTheme="minorEastAsia"/>
          <w:sz w:val="24"/>
          <w:szCs w:val="24"/>
        </w:rPr>
        <w:t>variability</w:t>
      </w:r>
      <w:r w:rsidRPr="6A7CCFFD">
        <w:rPr>
          <w:rFonts w:eastAsiaTheme="minorEastAsia"/>
          <w:sz w:val="24"/>
          <w:szCs w:val="24"/>
        </w:rPr>
        <w:t xml:space="preserve"> in the timestamps from the sensors data is expected to be at its minimum. </w:t>
      </w:r>
    </w:p>
    <w:p w14:paraId="6B3538DA" w14:textId="46CF433D" w:rsidR="6A7CCFFD" w:rsidRDefault="6A7CCFFD" w:rsidP="6A7CCFFD">
      <w:pPr>
        <w:rPr>
          <w:rFonts w:eastAsiaTheme="minorEastAsia"/>
          <w:sz w:val="24"/>
          <w:szCs w:val="24"/>
        </w:rPr>
      </w:pPr>
    </w:p>
    <w:p w14:paraId="0D3CB050" w14:textId="26CFE019" w:rsidR="1B14C39C" w:rsidRDefault="1B14C39C" w:rsidP="6A7CCFFD">
      <w:pPr>
        <w:rPr>
          <w:rFonts w:eastAsiaTheme="minorEastAsia"/>
          <w:sz w:val="24"/>
          <w:szCs w:val="24"/>
        </w:rPr>
      </w:pPr>
      <w:r w:rsidRPr="6A7CCFFD">
        <w:rPr>
          <w:rFonts w:eastAsiaTheme="minorEastAsia"/>
          <w:i/>
          <w:iCs/>
          <w:sz w:val="24"/>
          <w:szCs w:val="24"/>
        </w:rPr>
        <w:lastRenderedPageBreak/>
        <w:t>The first condition</w:t>
      </w:r>
      <w:r w:rsidRPr="6A7CCFFD">
        <w:rPr>
          <w:rFonts w:eastAsiaTheme="minorEastAsia"/>
          <w:sz w:val="24"/>
          <w:szCs w:val="24"/>
        </w:rPr>
        <w:t xml:space="preserve"> is 100% charged not plugged in device, this condition will provide </w:t>
      </w:r>
      <w:r w:rsidR="76735AD5" w:rsidRPr="6A7CCFFD">
        <w:rPr>
          <w:rFonts w:eastAsiaTheme="minorEastAsia"/>
          <w:sz w:val="24"/>
          <w:szCs w:val="24"/>
        </w:rPr>
        <w:t xml:space="preserve">preferable </w:t>
      </w:r>
      <w:del w:id="70" w:author="Angelos Stavrou" w:date="2023-02-20T09:37:00Z">
        <w:r w:rsidRPr="6A7CCFFD" w:rsidDel="007B2A0C">
          <w:rPr>
            <w:rFonts w:eastAsiaTheme="minorEastAsia"/>
            <w:sz w:val="24"/>
            <w:szCs w:val="24"/>
          </w:rPr>
          <w:delText>real world</w:delText>
        </w:r>
      </w:del>
      <w:ins w:id="71" w:author="Angelos Stavrou" w:date="2023-02-20T09:37:00Z">
        <w:r w:rsidR="007B2A0C" w:rsidRPr="6A7CCFFD">
          <w:rPr>
            <w:rFonts w:eastAsiaTheme="minorEastAsia"/>
            <w:sz w:val="24"/>
            <w:szCs w:val="24"/>
          </w:rPr>
          <w:t>real-world</w:t>
        </w:r>
      </w:ins>
      <w:r w:rsidRPr="6A7CCFFD">
        <w:rPr>
          <w:rFonts w:eastAsiaTheme="minorEastAsia"/>
          <w:sz w:val="24"/>
          <w:szCs w:val="24"/>
        </w:rPr>
        <w:t xml:space="preserve"> conditions </w:t>
      </w:r>
      <w:proofErr w:type="gramStart"/>
      <w:r w:rsidR="1086E2C4" w:rsidRPr="6A7CCFFD">
        <w:rPr>
          <w:rFonts w:eastAsiaTheme="minorEastAsia"/>
          <w:sz w:val="24"/>
          <w:szCs w:val="24"/>
        </w:rPr>
        <w:t>in the course of</w:t>
      </w:r>
      <w:proofErr w:type="gramEnd"/>
      <w:r w:rsidRPr="6A7CCFFD">
        <w:rPr>
          <w:rFonts w:eastAsiaTheme="minorEastAsia"/>
          <w:sz w:val="24"/>
          <w:szCs w:val="24"/>
        </w:rPr>
        <w:t xml:space="preserve"> relatively consistent data collection. This should reveal timestamp variability that one should expect during a daily use of their device that maybe slightly greater </w:t>
      </w:r>
      <w:r w:rsidR="19DE4E38" w:rsidRPr="6A7CCFFD">
        <w:rPr>
          <w:rFonts w:eastAsiaTheme="minorEastAsia"/>
          <w:sz w:val="24"/>
          <w:szCs w:val="24"/>
        </w:rPr>
        <w:t>than</w:t>
      </w:r>
      <w:r w:rsidRPr="6A7CCFFD">
        <w:rPr>
          <w:rFonts w:eastAsiaTheme="minorEastAsia"/>
          <w:sz w:val="24"/>
          <w:szCs w:val="24"/>
        </w:rPr>
        <w:t xml:space="preserve"> in control.</w:t>
      </w:r>
    </w:p>
    <w:p w14:paraId="7442B727" w14:textId="0F324479" w:rsidR="6A7CCFFD" w:rsidRDefault="6A7CCFFD" w:rsidP="6A7CCFFD">
      <w:pPr>
        <w:rPr>
          <w:rFonts w:eastAsiaTheme="minorEastAsia"/>
          <w:sz w:val="24"/>
          <w:szCs w:val="24"/>
        </w:rPr>
      </w:pPr>
    </w:p>
    <w:p w14:paraId="11E73233" w14:textId="30EC3049" w:rsidR="1B14C39C" w:rsidRDefault="1B14C39C" w:rsidP="6A7CCFFD">
      <w:pPr>
        <w:rPr>
          <w:rFonts w:eastAsiaTheme="minorEastAsia"/>
          <w:sz w:val="24"/>
          <w:szCs w:val="24"/>
        </w:rPr>
      </w:pPr>
      <w:r w:rsidRPr="6A7CCFFD">
        <w:rPr>
          <w:rFonts w:eastAsiaTheme="minorEastAsia"/>
          <w:i/>
          <w:iCs/>
          <w:sz w:val="24"/>
          <w:szCs w:val="24"/>
        </w:rPr>
        <w:t>The second condition</w:t>
      </w:r>
      <w:r w:rsidRPr="6A7CCFFD">
        <w:rPr>
          <w:rFonts w:eastAsiaTheme="minorEastAsia"/>
          <w:sz w:val="24"/>
          <w:szCs w:val="24"/>
        </w:rPr>
        <w:t xml:space="preserve"> is 10% battery charge remaining not plugged in to imitate data recording under the various power conserving mechanisms utilized by the device’s hardware and OS. This must produce the greatest variabilities in the readings that will provide insight into power management control of </w:t>
      </w:r>
      <w:r w:rsidR="2FFABAE0" w:rsidRPr="6A7CCFFD">
        <w:rPr>
          <w:rFonts w:eastAsiaTheme="minorEastAsia"/>
          <w:sz w:val="24"/>
          <w:szCs w:val="24"/>
        </w:rPr>
        <w:t xml:space="preserve">and access to </w:t>
      </w:r>
      <w:r w:rsidRPr="6A7CCFFD">
        <w:rPr>
          <w:rFonts w:eastAsiaTheme="minorEastAsia"/>
          <w:sz w:val="24"/>
          <w:szCs w:val="24"/>
        </w:rPr>
        <w:t>the sensor’s data.</w:t>
      </w:r>
      <w:ins w:id="72" w:author="Angelos Stavrou" w:date="2023-02-20T09:37:00Z">
        <w:r w:rsidR="007B2A0C">
          <w:rPr>
            <w:rFonts w:eastAsiaTheme="minorEastAsia"/>
            <w:sz w:val="24"/>
            <w:szCs w:val="24"/>
          </w:rPr>
          <w:t xml:space="preserve"> For this scenario, we will consider a device that </w:t>
        </w:r>
      </w:ins>
      <w:ins w:id="73" w:author="Angelos Stavrou" w:date="2023-02-20T09:38:00Z">
        <w:r w:rsidR="007B2A0C">
          <w:rPr>
            <w:rFonts w:eastAsiaTheme="minorEastAsia"/>
            <w:sz w:val="24"/>
            <w:szCs w:val="24"/>
          </w:rPr>
          <w:t>is in normal battery power mode and low power mode.</w:t>
        </w:r>
      </w:ins>
    </w:p>
    <w:p w14:paraId="60C36830" w14:textId="529A4C82" w:rsidR="6A7CCFFD" w:rsidRDefault="6A7CCFFD" w:rsidP="6A7CCFFD">
      <w:pPr>
        <w:rPr>
          <w:rFonts w:eastAsiaTheme="minorEastAsia"/>
          <w:sz w:val="24"/>
          <w:szCs w:val="24"/>
        </w:rPr>
      </w:pPr>
    </w:p>
    <w:p w14:paraId="1F2BE141" w14:textId="195E3756" w:rsidR="1B14C39C" w:rsidRDefault="1B14C39C" w:rsidP="6A7CCFFD">
      <w:pPr>
        <w:rPr>
          <w:rFonts w:eastAsiaTheme="minorEastAsia"/>
          <w:sz w:val="24"/>
          <w:szCs w:val="24"/>
        </w:rPr>
      </w:pPr>
      <w:r w:rsidRPr="6A7CCFFD">
        <w:rPr>
          <w:rFonts w:eastAsiaTheme="minorEastAsia"/>
          <w:i/>
          <w:iCs/>
          <w:sz w:val="24"/>
          <w:szCs w:val="24"/>
        </w:rPr>
        <w:t xml:space="preserve">The third </w:t>
      </w:r>
      <w:r w:rsidR="174719BC" w:rsidRPr="6A7CCFFD">
        <w:rPr>
          <w:rFonts w:eastAsiaTheme="minorEastAsia"/>
          <w:i/>
          <w:iCs/>
          <w:sz w:val="24"/>
          <w:szCs w:val="24"/>
        </w:rPr>
        <w:t>condition</w:t>
      </w:r>
      <w:r w:rsidRPr="6A7CCFFD">
        <w:rPr>
          <w:rFonts w:eastAsiaTheme="minorEastAsia"/>
          <w:sz w:val="24"/>
          <w:szCs w:val="24"/>
        </w:rPr>
        <w:t xml:space="preserve">, 100% charged device under the heavy nearly 100% </w:t>
      </w:r>
      <w:ins w:id="74" w:author="Angelos Stavrou" w:date="2023-02-20T09:38:00Z">
        <w:r w:rsidR="007B2A0C">
          <w:rPr>
            <w:rFonts w:eastAsiaTheme="minorEastAsia"/>
            <w:sz w:val="24"/>
            <w:szCs w:val="24"/>
          </w:rPr>
          <w:t xml:space="preserve">computational </w:t>
        </w:r>
      </w:ins>
      <w:r w:rsidRPr="6A7CCFFD">
        <w:rPr>
          <w:rFonts w:eastAsiaTheme="minorEastAsia"/>
          <w:sz w:val="24"/>
          <w:szCs w:val="24"/>
        </w:rPr>
        <w:t>load to reveal how device’s power management systems enforce task threads depending on their power consumption</w:t>
      </w:r>
      <w:del w:id="75" w:author="Angelos Stavrou" w:date="2023-02-20T09:38:00Z">
        <w:r w:rsidRPr="6A7CCFFD" w:rsidDel="007B2A0C">
          <w:rPr>
            <w:rFonts w:eastAsiaTheme="minorEastAsia"/>
            <w:sz w:val="24"/>
            <w:szCs w:val="24"/>
          </w:rPr>
          <w:delText>s</w:delText>
        </w:r>
      </w:del>
      <w:r w:rsidRPr="6A7CCFFD">
        <w:rPr>
          <w:rFonts w:eastAsiaTheme="minorEastAsia"/>
          <w:sz w:val="24"/>
          <w:szCs w:val="24"/>
        </w:rPr>
        <w:t xml:space="preserve">. In this experiment our </w:t>
      </w:r>
      <w:r w:rsidR="685D519A" w:rsidRPr="6A7CCFFD">
        <w:rPr>
          <w:rFonts w:eastAsiaTheme="minorEastAsia"/>
          <w:sz w:val="24"/>
          <w:szCs w:val="24"/>
        </w:rPr>
        <w:t xml:space="preserve">app </w:t>
      </w:r>
      <w:r w:rsidRPr="6A7CCFFD">
        <w:rPr>
          <w:rFonts w:eastAsiaTheme="minorEastAsia"/>
          <w:sz w:val="24"/>
          <w:szCs w:val="24"/>
        </w:rPr>
        <w:t>tasks power consumption should be negligible to the load we artificially introduce. The results will show what kind of competition profile there is implemented</w:t>
      </w:r>
      <w:r w:rsidR="76BB382C" w:rsidRPr="6A7CCFFD">
        <w:rPr>
          <w:rFonts w:eastAsiaTheme="minorEastAsia"/>
          <w:sz w:val="24"/>
          <w:szCs w:val="24"/>
        </w:rPr>
        <w:t xml:space="preserve"> and how users</w:t>
      </w:r>
      <w:ins w:id="76" w:author="Angelos Stavrou" w:date="2023-02-20T09:38:00Z">
        <w:r w:rsidR="007B2A0C">
          <w:rPr>
            <w:rFonts w:eastAsiaTheme="minorEastAsia"/>
            <w:sz w:val="24"/>
            <w:szCs w:val="24"/>
          </w:rPr>
          <w:t>’</w:t>
        </w:r>
      </w:ins>
      <w:r w:rsidR="76BB382C" w:rsidRPr="6A7CCFFD">
        <w:rPr>
          <w:rFonts w:eastAsiaTheme="minorEastAsia"/>
          <w:sz w:val="24"/>
          <w:szCs w:val="24"/>
        </w:rPr>
        <w:t xml:space="preserve"> activity may impact accuracy of the data coming from sensors</w:t>
      </w:r>
      <w:r w:rsidRPr="6A7CCFFD">
        <w:rPr>
          <w:rFonts w:eastAsiaTheme="minorEastAsia"/>
          <w:sz w:val="24"/>
          <w:szCs w:val="24"/>
        </w:rPr>
        <w:t>.</w:t>
      </w:r>
    </w:p>
    <w:p w14:paraId="07FE0983" w14:textId="4A511A9D" w:rsidR="6A7CCFFD" w:rsidDel="007B2A0C" w:rsidRDefault="6A7CCFFD" w:rsidP="6A7CCFFD">
      <w:pPr>
        <w:rPr>
          <w:del w:id="77" w:author="Angelos Stavrou" w:date="2023-02-20T09:38:00Z"/>
          <w:rFonts w:eastAsiaTheme="minorEastAsia"/>
          <w:sz w:val="24"/>
          <w:szCs w:val="24"/>
        </w:rPr>
      </w:pPr>
    </w:p>
    <w:p w14:paraId="21EA489A" w14:textId="2766B00F" w:rsidR="1071BAAE" w:rsidRDefault="1071BAAE" w:rsidP="6A7CCFFD">
      <w:pPr>
        <w:rPr>
          <w:rFonts w:eastAsiaTheme="minorEastAsia"/>
          <w:sz w:val="24"/>
          <w:szCs w:val="24"/>
        </w:rPr>
      </w:pPr>
      <w:r w:rsidRPr="6A7CCFFD">
        <w:rPr>
          <w:rFonts w:eastAsiaTheme="minorEastAsia"/>
          <w:b/>
          <w:bCs/>
          <w:sz w:val="24"/>
          <w:szCs w:val="24"/>
        </w:rPr>
        <w:t xml:space="preserve">Data analyses: </w:t>
      </w:r>
      <w:r w:rsidR="1B14C39C" w:rsidRPr="6A7CCFFD">
        <w:rPr>
          <w:rFonts w:eastAsiaTheme="minorEastAsia"/>
          <w:sz w:val="24"/>
          <w:szCs w:val="24"/>
        </w:rPr>
        <w:t>Data on variability as means and standard deviations can be compiled from these experiments and statistically analyzed for significant differences.</w:t>
      </w:r>
    </w:p>
    <w:p w14:paraId="69842CFA" w14:textId="02E48EDD" w:rsidR="6A7CCFFD" w:rsidRDefault="6A7CCFFD" w:rsidP="6A7CCFFD">
      <w:pPr>
        <w:rPr>
          <w:rFonts w:eastAsiaTheme="minorEastAsia"/>
          <w:b/>
          <w:bCs/>
          <w:i/>
          <w:iCs/>
          <w:sz w:val="24"/>
          <w:szCs w:val="24"/>
        </w:rPr>
      </w:pPr>
    </w:p>
    <w:p w14:paraId="2468AC9A" w14:textId="015D7784" w:rsidR="6201961E" w:rsidRDefault="6201961E" w:rsidP="6A7CCFFD">
      <w:pPr>
        <w:rPr>
          <w:rFonts w:eastAsiaTheme="minorEastAsia"/>
          <w:b/>
          <w:bCs/>
          <w:i/>
          <w:iCs/>
          <w:sz w:val="24"/>
          <w:szCs w:val="24"/>
        </w:rPr>
      </w:pPr>
      <w:r w:rsidRPr="6A7CCFFD">
        <w:rPr>
          <w:rFonts w:eastAsiaTheme="minorEastAsia"/>
          <w:b/>
          <w:bCs/>
          <w:i/>
          <w:iCs/>
          <w:sz w:val="24"/>
          <w:szCs w:val="24"/>
        </w:rPr>
        <w:t>Multi</w:t>
      </w:r>
      <w:ins w:id="78" w:author="Boris Gafurov" w:date="2023-03-27T09:29:00Z">
        <w:r w:rsidR="00213F08">
          <w:rPr>
            <w:rFonts w:eastAsiaTheme="minorEastAsia"/>
            <w:b/>
            <w:bCs/>
            <w:i/>
            <w:iCs/>
            <w:sz w:val="24"/>
            <w:szCs w:val="24"/>
          </w:rPr>
          <w:t>-</w:t>
        </w:r>
      </w:ins>
      <w:r w:rsidRPr="6A7CCFFD">
        <w:rPr>
          <w:rFonts w:eastAsiaTheme="minorEastAsia"/>
          <w:b/>
          <w:bCs/>
          <w:i/>
          <w:iCs/>
          <w:sz w:val="24"/>
          <w:szCs w:val="24"/>
        </w:rPr>
        <w:t>sensor study</w:t>
      </w:r>
    </w:p>
    <w:p w14:paraId="23B3798E" w14:textId="1B536DB5" w:rsidR="1B14C39C" w:rsidRDefault="1B14C39C" w:rsidP="6A7CCFFD">
      <w:pPr>
        <w:rPr>
          <w:rFonts w:eastAsiaTheme="minorEastAsia"/>
          <w:sz w:val="24"/>
          <w:szCs w:val="24"/>
        </w:rPr>
      </w:pPr>
      <w:r w:rsidRPr="6A7CCFFD">
        <w:rPr>
          <w:rFonts w:eastAsiaTheme="minorEastAsia"/>
          <w:i/>
          <w:iCs/>
          <w:sz w:val="24"/>
          <w:szCs w:val="24"/>
        </w:rPr>
        <w:t xml:space="preserve">In the next set of </w:t>
      </w:r>
      <w:r w:rsidR="17ECF7B6" w:rsidRPr="6A7CCFFD">
        <w:rPr>
          <w:rFonts w:eastAsiaTheme="minorEastAsia"/>
          <w:i/>
          <w:iCs/>
          <w:sz w:val="24"/>
          <w:szCs w:val="24"/>
        </w:rPr>
        <w:t>experiments</w:t>
      </w:r>
      <w:r w:rsidR="17ECF7B6" w:rsidRPr="6A7CCFFD">
        <w:rPr>
          <w:rFonts w:eastAsiaTheme="minorEastAsia"/>
          <w:sz w:val="24"/>
          <w:szCs w:val="24"/>
        </w:rPr>
        <w:t>,</w:t>
      </w:r>
      <w:r w:rsidRPr="6A7CCFFD">
        <w:rPr>
          <w:rFonts w:eastAsiaTheme="minorEastAsia"/>
          <w:sz w:val="24"/>
          <w:szCs w:val="24"/>
        </w:rPr>
        <w:t xml:space="preserve"> we will </w:t>
      </w:r>
      <w:r w:rsidR="773F6A4E" w:rsidRPr="6A7CCFFD">
        <w:rPr>
          <w:rFonts w:eastAsiaTheme="minorEastAsia"/>
          <w:sz w:val="24"/>
          <w:szCs w:val="24"/>
        </w:rPr>
        <w:t xml:space="preserve">simultaneously </w:t>
      </w:r>
      <w:r w:rsidRPr="6A7CCFFD">
        <w:rPr>
          <w:rFonts w:eastAsiaTheme="minorEastAsia"/>
          <w:sz w:val="24"/>
          <w:szCs w:val="24"/>
        </w:rPr>
        <w:t xml:space="preserve">record data from both sensors using the same recording paradigm. The variability </w:t>
      </w:r>
      <w:r w:rsidR="2F7DB91C" w:rsidRPr="6A7CCFFD">
        <w:rPr>
          <w:rFonts w:eastAsiaTheme="minorEastAsia"/>
          <w:sz w:val="24"/>
          <w:szCs w:val="24"/>
        </w:rPr>
        <w:t xml:space="preserve">of timestamps </w:t>
      </w:r>
      <w:r w:rsidRPr="6A7CCFFD">
        <w:rPr>
          <w:rFonts w:eastAsiaTheme="minorEastAsia"/>
          <w:sz w:val="24"/>
          <w:szCs w:val="24"/>
        </w:rPr>
        <w:t>between the two sensors will be assessed. This data will elucidate the impact on reliability of reading from multiple sensor</w:t>
      </w:r>
      <w:r w:rsidR="3B3BC7F1" w:rsidRPr="6A7CCFFD">
        <w:rPr>
          <w:rFonts w:eastAsiaTheme="minorEastAsia"/>
          <w:sz w:val="24"/>
          <w:szCs w:val="24"/>
        </w:rPr>
        <w:t>s in various conditions</w:t>
      </w:r>
      <w:r w:rsidRPr="6A7CCFFD">
        <w:rPr>
          <w:rFonts w:eastAsiaTheme="minorEastAsia"/>
          <w:sz w:val="24"/>
          <w:szCs w:val="24"/>
        </w:rPr>
        <w:t xml:space="preserve">. In addition to the between sensors variability we can assess their cross-correlation (lag). If in fact it is pronounced and increased or decreased that would </w:t>
      </w:r>
      <w:r w:rsidR="0C926411" w:rsidRPr="6A7CCFFD">
        <w:rPr>
          <w:rFonts w:eastAsiaTheme="minorEastAsia"/>
          <w:sz w:val="24"/>
          <w:szCs w:val="24"/>
        </w:rPr>
        <w:t>indicate that there is a relationship</w:t>
      </w:r>
      <w:r w:rsidRPr="6A7CCFFD">
        <w:rPr>
          <w:rFonts w:eastAsiaTheme="minorEastAsia"/>
          <w:sz w:val="24"/>
          <w:szCs w:val="24"/>
        </w:rPr>
        <w:t xml:space="preserve"> </w:t>
      </w:r>
      <w:r w:rsidR="0ADB4380" w:rsidRPr="6A7CCFFD">
        <w:rPr>
          <w:rFonts w:eastAsiaTheme="minorEastAsia"/>
          <w:sz w:val="24"/>
          <w:szCs w:val="24"/>
        </w:rPr>
        <w:t xml:space="preserve">that </w:t>
      </w:r>
      <w:r w:rsidRPr="6A7CCFFD">
        <w:rPr>
          <w:rFonts w:eastAsiaTheme="minorEastAsia"/>
          <w:sz w:val="24"/>
          <w:szCs w:val="24"/>
        </w:rPr>
        <w:t>power management</w:t>
      </w:r>
      <w:r w:rsidR="5E0B50AE" w:rsidRPr="6A7CCFFD">
        <w:rPr>
          <w:rFonts w:eastAsiaTheme="minorEastAsia"/>
          <w:sz w:val="24"/>
          <w:szCs w:val="24"/>
        </w:rPr>
        <w:t xml:space="preserve"> introduces to</w:t>
      </w:r>
      <w:r w:rsidRPr="6A7CCFFD">
        <w:rPr>
          <w:rFonts w:eastAsiaTheme="minorEastAsia"/>
          <w:sz w:val="24"/>
          <w:szCs w:val="24"/>
        </w:rPr>
        <w:t xml:space="preserve"> </w:t>
      </w:r>
      <w:r w:rsidR="39107E25" w:rsidRPr="6A7CCFFD">
        <w:rPr>
          <w:rFonts w:eastAsiaTheme="minorEastAsia"/>
          <w:sz w:val="24"/>
          <w:szCs w:val="24"/>
        </w:rPr>
        <w:t xml:space="preserve">multi-sensor </w:t>
      </w:r>
      <w:r w:rsidR="6E229E4D" w:rsidRPr="6A7CCFFD">
        <w:rPr>
          <w:rFonts w:eastAsiaTheme="minorEastAsia"/>
          <w:sz w:val="24"/>
          <w:szCs w:val="24"/>
        </w:rPr>
        <w:t>data readings</w:t>
      </w:r>
      <w:r w:rsidRPr="6A7CCFFD">
        <w:rPr>
          <w:rFonts w:eastAsiaTheme="minorEastAsia"/>
          <w:sz w:val="24"/>
          <w:szCs w:val="24"/>
        </w:rPr>
        <w:t>.</w:t>
      </w:r>
    </w:p>
    <w:p w14:paraId="2F4CD786" w14:textId="33A4EFA9" w:rsidR="6A7CCFFD" w:rsidDel="007B2A0C" w:rsidRDefault="6A7CCFFD" w:rsidP="6A7CCFFD">
      <w:pPr>
        <w:rPr>
          <w:del w:id="79" w:author="Angelos Stavrou" w:date="2023-02-20T09:38:00Z"/>
          <w:rFonts w:eastAsiaTheme="minorEastAsia"/>
          <w:b/>
          <w:bCs/>
          <w:i/>
          <w:iCs/>
          <w:sz w:val="24"/>
          <w:szCs w:val="24"/>
        </w:rPr>
      </w:pPr>
    </w:p>
    <w:p w14:paraId="598B076D" w14:textId="77777777" w:rsidR="007B2A0C" w:rsidRDefault="007B2A0C" w:rsidP="6A7CCFFD">
      <w:pPr>
        <w:rPr>
          <w:ins w:id="80" w:author="Angelos Stavrou" w:date="2023-02-20T09:39:00Z"/>
          <w:rFonts w:eastAsiaTheme="minorEastAsia"/>
          <w:b/>
          <w:bCs/>
          <w:i/>
          <w:iCs/>
          <w:sz w:val="24"/>
          <w:szCs w:val="24"/>
        </w:rPr>
      </w:pPr>
    </w:p>
    <w:p w14:paraId="060BA8F7" w14:textId="547E7447" w:rsidR="39B0D938" w:rsidRDefault="39B0D938" w:rsidP="6A7CCFFD">
      <w:pPr>
        <w:rPr>
          <w:rFonts w:eastAsiaTheme="minorEastAsia"/>
          <w:b/>
          <w:bCs/>
          <w:i/>
          <w:iCs/>
          <w:sz w:val="24"/>
          <w:szCs w:val="24"/>
        </w:rPr>
      </w:pPr>
      <w:r w:rsidRPr="6A7CCFFD">
        <w:rPr>
          <w:rFonts w:eastAsiaTheme="minorEastAsia"/>
          <w:b/>
          <w:bCs/>
          <w:i/>
          <w:iCs/>
          <w:sz w:val="24"/>
          <w:szCs w:val="24"/>
        </w:rPr>
        <w:t>Multi</w:t>
      </w:r>
      <w:ins w:id="81" w:author="Boris Gafurov" w:date="2023-03-27T09:29:00Z">
        <w:r w:rsidR="00213F08">
          <w:rPr>
            <w:rFonts w:eastAsiaTheme="minorEastAsia"/>
            <w:b/>
            <w:bCs/>
            <w:i/>
            <w:iCs/>
            <w:sz w:val="24"/>
            <w:szCs w:val="24"/>
          </w:rPr>
          <w:t>-</w:t>
        </w:r>
      </w:ins>
      <w:r w:rsidRPr="6A7CCFFD">
        <w:rPr>
          <w:rFonts w:eastAsiaTheme="minorEastAsia"/>
          <w:b/>
          <w:bCs/>
          <w:i/>
          <w:iCs/>
          <w:sz w:val="24"/>
          <w:szCs w:val="24"/>
        </w:rPr>
        <w:t>device study</w:t>
      </w:r>
    </w:p>
    <w:p w14:paraId="6C9C1E08" w14:textId="77892B3D" w:rsidR="1B14C39C" w:rsidRDefault="1B14C39C" w:rsidP="6A7CCFFD">
      <w:pPr>
        <w:rPr>
          <w:rFonts w:eastAsiaTheme="minorEastAsia"/>
          <w:sz w:val="24"/>
          <w:szCs w:val="24"/>
        </w:rPr>
      </w:pPr>
      <w:r w:rsidRPr="6A7CCFFD">
        <w:rPr>
          <w:rFonts w:eastAsiaTheme="minorEastAsia"/>
          <w:sz w:val="24"/>
          <w:szCs w:val="24"/>
        </w:rPr>
        <w:t xml:space="preserve">The same set of experiments will be conducted using two devices from two main different manufactures, </w:t>
      </w:r>
      <w:proofErr w:type="gramStart"/>
      <w:r w:rsidRPr="6A7CCFFD">
        <w:rPr>
          <w:rFonts w:eastAsiaTheme="minorEastAsia"/>
          <w:sz w:val="24"/>
          <w:szCs w:val="24"/>
        </w:rPr>
        <w:t>i.e.</w:t>
      </w:r>
      <w:proofErr w:type="gramEnd"/>
      <w:r w:rsidRPr="6A7CCFFD">
        <w:rPr>
          <w:rFonts w:eastAsiaTheme="minorEastAsia"/>
          <w:sz w:val="24"/>
          <w:szCs w:val="24"/>
        </w:rPr>
        <w:t xml:space="preserve"> Google and Samsung, but comparable in overall </w:t>
      </w:r>
      <w:r w:rsidR="18535220" w:rsidRPr="6A7CCFFD">
        <w:rPr>
          <w:rFonts w:eastAsiaTheme="minorEastAsia"/>
          <w:sz w:val="24"/>
          <w:szCs w:val="24"/>
        </w:rPr>
        <w:t>specifications</w:t>
      </w:r>
      <w:r w:rsidRPr="6A7CCFFD">
        <w:rPr>
          <w:rFonts w:eastAsiaTheme="minorEastAsia"/>
          <w:sz w:val="24"/>
          <w:szCs w:val="24"/>
        </w:rPr>
        <w:t>. That will show the impact of different hardware on the same Android platform on reliability of the sensor data.</w:t>
      </w:r>
      <w:ins w:id="82" w:author="Angelos Stavrou" w:date="2023-02-20T09:39:00Z">
        <w:r w:rsidR="007B2A0C">
          <w:rPr>
            <w:rFonts w:eastAsiaTheme="minorEastAsia"/>
            <w:sz w:val="24"/>
            <w:szCs w:val="24"/>
          </w:rPr>
          <w:t xml:space="preserve"> For this study, we will be using a robotic arm with 6 Degrees of Freedom (DOF).</w:t>
        </w:r>
      </w:ins>
    </w:p>
    <w:p w14:paraId="26BC185D" w14:textId="77777777" w:rsidR="00F96198" w:rsidRDefault="00F96198" w:rsidP="6A7CCFFD">
      <w:pPr>
        <w:rPr>
          <w:ins w:id="83" w:author="Boris Gafurov" w:date="2023-03-27T02:02:00Z"/>
          <w:rFonts w:eastAsiaTheme="minorEastAsia"/>
          <w:sz w:val="24"/>
          <w:szCs w:val="24"/>
        </w:rPr>
      </w:pPr>
    </w:p>
    <w:p w14:paraId="0DD6BB0B" w14:textId="77777777" w:rsidR="00872DAA" w:rsidRDefault="00872DAA" w:rsidP="6A7CCFFD">
      <w:pPr>
        <w:rPr>
          <w:ins w:id="84" w:author="Boris Gafurov" w:date="2023-03-25T14:00:00Z"/>
          <w:rFonts w:eastAsiaTheme="minorEastAsia"/>
          <w:sz w:val="24"/>
          <w:szCs w:val="24"/>
        </w:rPr>
      </w:pPr>
    </w:p>
    <w:p w14:paraId="3EF5A9FD" w14:textId="078E72F1" w:rsidR="00F96198" w:rsidRDefault="00F96198" w:rsidP="6A7CCFFD">
      <w:pPr>
        <w:rPr>
          <w:ins w:id="85" w:author="Boris Gafurov" w:date="2023-03-25T14:00:00Z"/>
          <w:rFonts w:eastAsiaTheme="minorEastAsia"/>
          <w:sz w:val="24"/>
          <w:szCs w:val="24"/>
        </w:rPr>
      </w:pPr>
      <w:ins w:id="86" w:author="Boris Gafurov" w:date="2023-03-25T14:00:00Z">
        <w:r>
          <w:rPr>
            <w:rFonts w:eastAsiaTheme="minorEastAsia"/>
            <w:sz w:val="24"/>
            <w:szCs w:val="24"/>
          </w:rPr>
          <w:lastRenderedPageBreak/>
          <w:t>Statistical analyses</w:t>
        </w:r>
      </w:ins>
    </w:p>
    <w:p w14:paraId="4A86285D" w14:textId="2D5B993D" w:rsidR="00F96198" w:rsidRDefault="00F96198" w:rsidP="6A7CCFFD">
      <w:pPr>
        <w:rPr>
          <w:ins w:id="87" w:author="Boris Gafurov" w:date="2023-03-25T13:58:00Z"/>
          <w:rFonts w:eastAsiaTheme="minorEastAsia"/>
          <w:sz w:val="24"/>
          <w:szCs w:val="24"/>
        </w:rPr>
      </w:pPr>
      <w:ins w:id="88" w:author="Boris Gafurov" w:date="2023-03-25T14:00:00Z">
        <w:r>
          <w:rPr>
            <w:rFonts w:eastAsiaTheme="minorEastAsia"/>
            <w:sz w:val="24"/>
            <w:szCs w:val="24"/>
          </w:rPr>
          <w:t xml:space="preserve">The variability </w:t>
        </w:r>
      </w:ins>
      <w:ins w:id="89" w:author="Boris Gafurov" w:date="2023-03-25T14:02:00Z">
        <w:r>
          <w:rPr>
            <w:rFonts w:eastAsiaTheme="minorEastAsia"/>
            <w:sz w:val="24"/>
            <w:szCs w:val="24"/>
          </w:rPr>
          <w:t>of the mean interval</w:t>
        </w:r>
      </w:ins>
      <w:ins w:id="90" w:author="Boris Gafurov" w:date="2023-03-25T14:03:00Z">
        <w:r>
          <w:rPr>
            <w:rFonts w:eastAsiaTheme="minorEastAsia"/>
            <w:sz w:val="24"/>
            <w:szCs w:val="24"/>
          </w:rPr>
          <w:t xml:space="preserve"> </w:t>
        </w:r>
      </w:ins>
      <w:ins w:id="91" w:author="Boris Gafurov" w:date="2023-03-25T14:04:00Z">
        <w:r>
          <w:rPr>
            <w:rFonts w:eastAsiaTheme="minorEastAsia"/>
            <w:sz w:val="24"/>
            <w:szCs w:val="24"/>
          </w:rPr>
          <w:t>between sensor readings</w:t>
        </w:r>
      </w:ins>
      <w:ins w:id="92" w:author="Boris Gafurov" w:date="2023-03-25T14:02:00Z">
        <w:r>
          <w:rPr>
            <w:rFonts w:eastAsiaTheme="minorEastAsia"/>
            <w:sz w:val="24"/>
            <w:szCs w:val="24"/>
          </w:rPr>
          <w:t xml:space="preserve"> </w:t>
        </w:r>
      </w:ins>
      <w:ins w:id="93" w:author="Boris Gafurov" w:date="2023-03-25T14:04:00Z">
        <w:r>
          <w:rPr>
            <w:rFonts w:eastAsiaTheme="minorEastAsia"/>
            <w:sz w:val="24"/>
            <w:szCs w:val="24"/>
          </w:rPr>
          <w:t>across</w:t>
        </w:r>
      </w:ins>
      <w:ins w:id="94" w:author="Boris Gafurov" w:date="2023-03-25T14:00:00Z">
        <w:r>
          <w:rPr>
            <w:rFonts w:eastAsiaTheme="minorEastAsia"/>
            <w:sz w:val="24"/>
            <w:szCs w:val="24"/>
          </w:rPr>
          <w:t xml:space="preserve"> different collection conditions </w:t>
        </w:r>
      </w:ins>
      <w:ins w:id="95" w:author="Boris Gafurov" w:date="2023-03-25T14:01:00Z">
        <w:r>
          <w:rPr>
            <w:rFonts w:eastAsiaTheme="minorEastAsia"/>
            <w:sz w:val="24"/>
            <w:szCs w:val="24"/>
          </w:rPr>
          <w:t xml:space="preserve">will be analyzed for the significant changes using </w:t>
        </w:r>
      </w:ins>
      <w:ins w:id="96" w:author="Boris Gafurov" w:date="2023-03-25T14:05:00Z">
        <w:r>
          <w:rPr>
            <w:rFonts w:eastAsiaTheme="minorEastAsia"/>
            <w:sz w:val="24"/>
            <w:szCs w:val="24"/>
          </w:rPr>
          <w:t xml:space="preserve">Excel </w:t>
        </w:r>
      </w:ins>
      <w:ins w:id="97" w:author="Boris Gafurov" w:date="2023-03-25T14:16:00Z">
        <w:r w:rsidR="002561D2">
          <w:rPr>
            <w:rFonts w:eastAsiaTheme="minorEastAsia"/>
            <w:sz w:val="24"/>
            <w:szCs w:val="24"/>
          </w:rPr>
          <w:t xml:space="preserve">2 tailed </w:t>
        </w:r>
      </w:ins>
      <w:ins w:id="98" w:author="Boris Gafurov" w:date="2023-03-25T14:01:00Z">
        <w:r>
          <w:rPr>
            <w:rFonts w:eastAsiaTheme="minorEastAsia"/>
            <w:sz w:val="24"/>
            <w:szCs w:val="24"/>
          </w:rPr>
          <w:t>t-test</w:t>
        </w:r>
      </w:ins>
      <w:ins w:id="99" w:author="Boris Gafurov" w:date="2023-03-25T14:05:00Z">
        <w:r>
          <w:rPr>
            <w:rFonts w:eastAsiaTheme="minorEastAsia"/>
            <w:sz w:val="24"/>
            <w:szCs w:val="24"/>
          </w:rPr>
          <w:t xml:space="preserve"> </w:t>
        </w:r>
        <w:r w:rsidR="00782A19">
          <w:rPr>
            <w:rFonts w:eastAsiaTheme="minorEastAsia"/>
            <w:sz w:val="24"/>
            <w:szCs w:val="24"/>
          </w:rPr>
          <w:t>function</w:t>
        </w:r>
      </w:ins>
      <w:ins w:id="100" w:author="Boris Gafurov" w:date="2023-03-25T14:04:00Z">
        <w:r>
          <w:rPr>
            <w:rFonts w:eastAsiaTheme="minorEastAsia"/>
            <w:sz w:val="24"/>
            <w:szCs w:val="24"/>
          </w:rPr>
          <w:t>.</w:t>
        </w:r>
      </w:ins>
      <w:ins w:id="101" w:author="Boris Gafurov" w:date="2023-03-25T14:05:00Z">
        <w:r w:rsidR="00782A19">
          <w:rPr>
            <w:rFonts w:eastAsiaTheme="minorEastAsia"/>
            <w:sz w:val="24"/>
            <w:szCs w:val="24"/>
          </w:rPr>
          <w:t xml:space="preserve"> In the situations where t-test</w:t>
        </w:r>
      </w:ins>
      <w:ins w:id="102" w:author="Boris Gafurov" w:date="2023-03-25T14:06:00Z">
        <w:r w:rsidR="00782A19">
          <w:rPr>
            <w:rFonts w:eastAsiaTheme="minorEastAsia"/>
            <w:sz w:val="24"/>
            <w:szCs w:val="24"/>
          </w:rPr>
          <w:t xml:space="preserve"> did not show significant changes, the distributions of the </w:t>
        </w:r>
      </w:ins>
      <w:ins w:id="103" w:author="Boris Gafurov" w:date="2023-03-25T14:07:00Z">
        <w:r w:rsidR="00782A19">
          <w:rPr>
            <w:rFonts w:eastAsiaTheme="minorEastAsia"/>
            <w:sz w:val="24"/>
            <w:szCs w:val="24"/>
          </w:rPr>
          <w:t xml:space="preserve">intervals between sensor readings will be analyzed using </w:t>
        </w:r>
      </w:ins>
      <w:ins w:id="104" w:author="Boris Gafurov" w:date="2023-03-25T14:11:00Z">
        <w:r w:rsidR="00782A19">
          <w:rPr>
            <w:rFonts w:eastAsiaTheme="minorEastAsia"/>
            <w:sz w:val="24"/>
            <w:szCs w:val="24"/>
          </w:rPr>
          <w:t xml:space="preserve">two sample </w:t>
        </w:r>
      </w:ins>
      <w:ins w:id="105" w:author="Boris Gafurov" w:date="2023-03-25T14:07:00Z">
        <w:r w:rsidR="00782A19">
          <w:rPr>
            <w:rFonts w:eastAsiaTheme="minorEastAsia"/>
            <w:sz w:val="24"/>
            <w:szCs w:val="24"/>
          </w:rPr>
          <w:t>Z-score</w:t>
        </w:r>
      </w:ins>
      <w:ins w:id="106" w:author="Boris Gafurov" w:date="2023-03-25T14:12:00Z">
        <w:r w:rsidR="00782A19">
          <w:rPr>
            <w:rFonts w:eastAsiaTheme="minorEastAsia"/>
            <w:sz w:val="24"/>
            <w:szCs w:val="24"/>
          </w:rPr>
          <w:t xml:space="preserve"> test</w:t>
        </w:r>
      </w:ins>
      <w:ins w:id="107" w:author="Boris Gafurov" w:date="2023-03-25T14:14:00Z">
        <w:r w:rsidR="00782A19">
          <w:rPr>
            <w:rFonts w:eastAsiaTheme="minorEastAsia"/>
            <w:sz w:val="24"/>
            <w:szCs w:val="24"/>
          </w:rPr>
          <w:t xml:space="preserve"> formular written in Excel</w:t>
        </w:r>
      </w:ins>
      <w:ins w:id="108" w:author="Boris Gafurov" w:date="2023-03-25T14:12:00Z">
        <w:r w:rsidR="00782A19">
          <w:rPr>
            <w:rFonts w:eastAsiaTheme="minorEastAsia"/>
            <w:sz w:val="24"/>
            <w:szCs w:val="24"/>
          </w:rPr>
          <w:t>.</w:t>
        </w:r>
      </w:ins>
      <w:ins w:id="109" w:author="Boris Gafurov" w:date="2023-03-25T14:04:00Z">
        <w:r>
          <w:rPr>
            <w:rFonts w:eastAsiaTheme="minorEastAsia"/>
            <w:sz w:val="24"/>
            <w:szCs w:val="24"/>
          </w:rPr>
          <w:t xml:space="preserve"> </w:t>
        </w:r>
      </w:ins>
      <w:ins w:id="110" w:author="Boris Gafurov" w:date="2023-03-25T14:33:00Z">
        <w:r w:rsidR="0026578E">
          <w:rPr>
            <w:rFonts w:eastAsiaTheme="minorEastAsia"/>
            <w:sz w:val="24"/>
            <w:szCs w:val="24"/>
          </w:rPr>
          <w:t>3D s</w:t>
        </w:r>
      </w:ins>
      <w:ins w:id="111" w:author="Boris Gafurov" w:date="2023-03-25T14:31:00Z">
        <w:r w:rsidR="0026578E">
          <w:rPr>
            <w:rFonts w:eastAsiaTheme="minorEastAsia"/>
            <w:sz w:val="24"/>
            <w:szCs w:val="24"/>
          </w:rPr>
          <w:t>ensor data</w:t>
        </w:r>
      </w:ins>
      <w:ins w:id="112" w:author="Boris Gafurov" w:date="2023-03-25T14:32:00Z">
        <w:r w:rsidR="0026578E">
          <w:rPr>
            <w:rFonts w:eastAsiaTheme="minorEastAsia"/>
            <w:sz w:val="24"/>
            <w:szCs w:val="24"/>
          </w:rPr>
          <w:t xml:space="preserve"> </w:t>
        </w:r>
      </w:ins>
      <w:ins w:id="113" w:author="Boris Gafurov" w:date="2023-03-25T14:33:00Z">
        <w:r w:rsidR="0026578E">
          <w:rPr>
            <w:rFonts w:eastAsiaTheme="minorEastAsia"/>
            <w:sz w:val="24"/>
            <w:szCs w:val="24"/>
          </w:rPr>
          <w:t xml:space="preserve">converted into a simple geometrical distance </w:t>
        </w:r>
      </w:ins>
      <w:ins w:id="114" w:author="Boris Gafurov" w:date="2023-03-25T14:32:00Z">
        <w:r w:rsidR="0026578E">
          <w:rPr>
            <w:rFonts w:eastAsiaTheme="minorEastAsia"/>
            <w:sz w:val="24"/>
            <w:szCs w:val="24"/>
          </w:rPr>
          <w:t>were routinely tested against intervals between sensor recording</w:t>
        </w:r>
      </w:ins>
      <w:ins w:id="115" w:author="Boris Gafurov" w:date="2023-03-25T14:34:00Z">
        <w:r w:rsidR="0026578E">
          <w:rPr>
            <w:rFonts w:eastAsiaTheme="minorEastAsia"/>
            <w:sz w:val="24"/>
            <w:szCs w:val="24"/>
          </w:rPr>
          <w:t xml:space="preserve">s for cross correlation to ensure that there were no </w:t>
        </w:r>
      </w:ins>
      <w:ins w:id="116" w:author="Boris Gafurov" w:date="2023-03-25T14:35:00Z">
        <w:r w:rsidR="0026578E">
          <w:rPr>
            <w:rFonts w:eastAsiaTheme="minorEastAsia"/>
            <w:sz w:val="24"/>
            <w:szCs w:val="24"/>
          </w:rPr>
          <w:t>underlying relationships between them.</w:t>
        </w:r>
        <w:r w:rsidR="00D443D5">
          <w:rPr>
            <w:rFonts w:eastAsiaTheme="minorEastAsia"/>
            <w:sz w:val="24"/>
            <w:szCs w:val="24"/>
          </w:rPr>
          <w:t xml:space="preserve"> Cross</w:t>
        </w:r>
      </w:ins>
      <w:ins w:id="117" w:author="Boris Gafurov" w:date="2023-03-25T14:36:00Z">
        <w:r w:rsidR="00D443D5">
          <w:rPr>
            <w:rFonts w:eastAsiaTheme="minorEastAsia"/>
            <w:sz w:val="24"/>
            <w:szCs w:val="24"/>
          </w:rPr>
          <w:t xml:space="preserve"> correlation function (</w:t>
        </w:r>
      </w:ins>
      <w:ins w:id="118" w:author="Boris Gafurov" w:date="2023-03-25T14:42:00Z">
        <w:r w:rsidR="00D443D5">
          <w:rPr>
            <w:rFonts w:eastAsiaTheme="minorEastAsia"/>
            <w:sz w:val="24"/>
            <w:szCs w:val="24"/>
          </w:rPr>
          <w:t>CCF</w:t>
        </w:r>
      </w:ins>
      <w:ins w:id="119" w:author="Boris Gafurov" w:date="2023-03-25T14:36:00Z">
        <w:r w:rsidR="00D443D5">
          <w:rPr>
            <w:rFonts w:eastAsiaTheme="minorEastAsia"/>
            <w:sz w:val="24"/>
            <w:szCs w:val="24"/>
          </w:rPr>
          <w:t xml:space="preserve">) vs. lag </w:t>
        </w:r>
      </w:ins>
      <w:ins w:id="120" w:author="Boris Gafurov" w:date="2023-03-25T14:37:00Z">
        <w:r w:rsidR="00D443D5">
          <w:rPr>
            <w:rFonts w:eastAsiaTheme="minorEastAsia"/>
            <w:sz w:val="24"/>
            <w:szCs w:val="24"/>
          </w:rPr>
          <w:t xml:space="preserve">relationships </w:t>
        </w:r>
      </w:ins>
      <w:ins w:id="121" w:author="Boris Gafurov" w:date="2023-03-25T14:36:00Z">
        <w:r w:rsidR="00D443D5">
          <w:rPr>
            <w:rFonts w:eastAsiaTheme="minorEastAsia"/>
            <w:sz w:val="24"/>
            <w:szCs w:val="24"/>
          </w:rPr>
          <w:t xml:space="preserve">were calculated </w:t>
        </w:r>
      </w:ins>
      <w:ins w:id="122" w:author="Boris Gafurov" w:date="2023-03-25T14:39:00Z">
        <w:r w:rsidR="00D443D5">
          <w:rPr>
            <w:rFonts w:eastAsiaTheme="minorEastAsia"/>
            <w:sz w:val="24"/>
            <w:szCs w:val="24"/>
          </w:rPr>
          <w:t xml:space="preserve">with no data wrapping </w:t>
        </w:r>
      </w:ins>
      <w:ins w:id="123" w:author="Boris Gafurov" w:date="2023-03-25T14:36:00Z">
        <w:r w:rsidR="00D443D5">
          <w:rPr>
            <w:rFonts w:eastAsiaTheme="minorEastAsia"/>
            <w:sz w:val="24"/>
            <w:szCs w:val="24"/>
          </w:rPr>
          <w:t xml:space="preserve">and plotted out in Excel </w:t>
        </w:r>
      </w:ins>
      <w:ins w:id="124" w:author="Boris Gafurov" w:date="2023-03-25T14:39:00Z">
        <w:r w:rsidR="00D443D5">
          <w:rPr>
            <w:rFonts w:eastAsiaTheme="minorEastAsia"/>
            <w:sz w:val="24"/>
            <w:szCs w:val="24"/>
          </w:rPr>
          <w:t>using custom written macros.</w:t>
        </w:r>
      </w:ins>
      <w:ins w:id="125" w:author="Boris Gafurov" w:date="2023-03-26T23:36:00Z">
        <w:r w:rsidR="00E304A1">
          <w:rPr>
            <w:rFonts w:eastAsiaTheme="minorEastAsia"/>
            <w:sz w:val="24"/>
            <w:szCs w:val="24"/>
          </w:rPr>
          <w:t xml:space="preserve"> Thought out the text </w:t>
        </w:r>
      </w:ins>
      <w:ins w:id="126" w:author="Boris Gafurov" w:date="2023-03-26T23:40:00Z">
        <w:r w:rsidR="00E304A1">
          <w:rPr>
            <w:rFonts w:eastAsiaTheme="minorEastAsia"/>
            <w:sz w:val="24"/>
            <w:szCs w:val="24"/>
          </w:rPr>
          <w:t>averages</w:t>
        </w:r>
      </w:ins>
      <w:ins w:id="127" w:author="Boris Gafurov" w:date="2023-03-26T23:36:00Z">
        <w:r w:rsidR="00E304A1">
          <w:rPr>
            <w:rFonts w:eastAsiaTheme="minorEastAsia"/>
            <w:sz w:val="24"/>
            <w:szCs w:val="24"/>
          </w:rPr>
          <w:t xml:space="preserve"> were expressed as a mean +/</w:t>
        </w:r>
      </w:ins>
      <w:ins w:id="128" w:author="Boris Gafurov" w:date="2023-03-26T23:37:00Z">
        <w:r w:rsidR="00E304A1">
          <w:rPr>
            <w:rFonts w:eastAsiaTheme="minorEastAsia"/>
            <w:sz w:val="24"/>
            <w:szCs w:val="24"/>
          </w:rPr>
          <w:t>- standard deviation (SD) followed by number of measurements.</w:t>
        </w:r>
      </w:ins>
    </w:p>
    <w:p w14:paraId="2D374B15" w14:textId="77777777" w:rsidR="00E56F21" w:rsidRDefault="00E56F21" w:rsidP="6A7CCFFD">
      <w:pPr>
        <w:rPr>
          <w:ins w:id="129" w:author="Boris Gafurov" w:date="2023-03-27T02:01:00Z"/>
          <w:rFonts w:eastAsiaTheme="minorEastAsia"/>
          <w:sz w:val="24"/>
          <w:szCs w:val="24"/>
        </w:rPr>
      </w:pPr>
    </w:p>
    <w:p w14:paraId="5B6BA080" w14:textId="49967C9C" w:rsidR="00F96198" w:rsidRDefault="00F96198" w:rsidP="6A7CCFFD">
      <w:pPr>
        <w:rPr>
          <w:ins w:id="130" w:author="Boris Gafurov" w:date="2023-03-25T13:58:00Z"/>
          <w:rFonts w:eastAsiaTheme="minorEastAsia"/>
          <w:sz w:val="24"/>
          <w:szCs w:val="24"/>
        </w:rPr>
      </w:pPr>
      <w:ins w:id="131" w:author="Boris Gafurov" w:date="2023-03-25T13:57:00Z">
        <w:r>
          <w:rPr>
            <w:rFonts w:eastAsiaTheme="minorEastAsia"/>
            <w:sz w:val="24"/>
            <w:szCs w:val="24"/>
          </w:rPr>
          <w:t>Results</w:t>
        </w:r>
      </w:ins>
    </w:p>
    <w:p w14:paraId="6E6EAD42" w14:textId="10E801FE" w:rsidR="00F96198" w:rsidRDefault="002561D2" w:rsidP="6A7CCFFD">
      <w:pPr>
        <w:rPr>
          <w:ins w:id="132" w:author="Boris Gafurov" w:date="2023-03-25T14:28:00Z"/>
          <w:rFonts w:eastAsiaTheme="minorEastAsia"/>
          <w:sz w:val="24"/>
          <w:szCs w:val="24"/>
        </w:rPr>
      </w:pPr>
      <w:ins w:id="133" w:author="Boris Gafurov" w:date="2023-03-25T14:24:00Z">
        <w:r>
          <w:rPr>
            <w:rFonts w:eastAsiaTheme="minorEastAsia"/>
            <w:sz w:val="24"/>
            <w:szCs w:val="24"/>
          </w:rPr>
          <w:t xml:space="preserve">Overall, </w:t>
        </w:r>
      </w:ins>
      <w:ins w:id="134" w:author="Boris Gafurov" w:date="2023-03-25T14:25:00Z">
        <w:r>
          <w:rPr>
            <w:rFonts w:eastAsiaTheme="minorEastAsia"/>
            <w:sz w:val="24"/>
            <w:szCs w:val="24"/>
          </w:rPr>
          <w:t>variability</w:t>
        </w:r>
      </w:ins>
      <w:ins w:id="135" w:author="Boris Gafurov" w:date="2023-03-25T14:24:00Z">
        <w:r>
          <w:rPr>
            <w:rFonts w:eastAsiaTheme="minorEastAsia"/>
            <w:sz w:val="24"/>
            <w:szCs w:val="24"/>
          </w:rPr>
          <w:t xml:space="preserve"> </w:t>
        </w:r>
      </w:ins>
      <w:ins w:id="136" w:author="Boris Gafurov" w:date="2023-03-26T23:34:00Z">
        <w:r w:rsidR="00E304A1">
          <w:rPr>
            <w:rFonts w:eastAsiaTheme="minorEastAsia"/>
            <w:sz w:val="24"/>
            <w:szCs w:val="24"/>
          </w:rPr>
          <w:t>of the interval be</w:t>
        </w:r>
      </w:ins>
      <w:ins w:id="137" w:author="Boris Gafurov" w:date="2023-03-26T23:35:00Z">
        <w:r w:rsidR="00E304A1">
          <w:rPr>
            <w:rFonts w:eastAsiaTheme="minorEastAsia"/>
            <w:sz w:val="24"/>
            <w:szCs w:val="24"/>
          </w:rPr>
          <w:t xml:space="preserve">tween sensor data readings </w:t>
        </w:r>
      </w:ins>
      <w:ins w:id="138" w:author="Boris Gafurov" w:date="2023-03-25T14:24:00Z">
        <w:r>
          <w:rPr>
            <w:rFonts w:eastAsiaTheme="minorEastAsia"/>
            <w:sz w:val="24"/>
            <w:szCs w:val="24"/>
          </w:rPr>
          <w:t>sh</w:t>
        </w:r>
      </w:ins>
      <w:ins w:id="139" w:author="Boris Gafurov" w:date="2023-03-25T14:25:00Z">
        <w:r>
          <w:rPr>
            <w:rFonts w:eastAsiaTheme="minorEastAsia"/>
            <w:sz w:val="24"/>
            <w:szCs w:val="24"/>
          </w:rPr>
          <w:t>o</w:t>
        </w:r>
      </w:ins>
      <w:ins w:id="140" w:author="Boris Gafurov" w:date="2023-03-25T14:24:00Z">
        <w:r>
          <w:rPr>
            <w:rFonts w:eastAsiaTheme="minorEastAsia"/>
            <w:sz w:val="24"/>
            <w:szCs w:val="24"/>
          </w:rPr>
          <w:t xml:space="preserve">wed </w:t>
        </w:r>
      </w:ins>
      <w:ins w:id="141" w:author="Boris Gafurov" w:date="2023-03-25T14:25:00Z">
        <w:r>
          <w:rPr>
            <w:rFonts w:eastAsiaTheme="minorEastAsia"/>
            <w:sz w:val="24"/>
            <w:szCs w:val="24"/>
          </w:rPr>
          <w:t>little differences in means across all the conditions</w:t>
        </w:r>
        <w:r w:rsidR="0026578E">
          <w:rPr>
            <w:rFonts w:eastAsiaTheme="minorEastAsia"/>
            <w:sz w:val="24"/>
            <w:szCs w:val="24"/>
          </w:rPr>
          <w:t xml:space="preserve">. However, there were </w:t>
        </w:r>
      </w:ins>
      <w:ins w:id="142" w:author="Boris Gafurov" w:date="2023-03-25T14:26:00Z">
        <w:r w:rsidR="0026578E">
          <w:rPr>
            <w:rFonts w:eastAsiaTheme="minorEastAsia"/>
            <w:sz w:val="24"/>
            <w:szCs w:val="24"/>
          </w:rPr>
          <w:t xml:space="preserve">instances where it was profound, </w:t>
        </w:r>
      </w:ins>
      <w:proofErr w:type="gramStart"/>
      <w:ins w:id="143" w:author="Boris Gafurov" w:date="2023-03-25T14:41:00Z">
        <w:r w:rsidR="00D443D5">
          <w:rPr>
            <w:rFonts w:eastAsiaTheme="minorEastAsia"/>
            <w:sz w:val="24"/>
            <w:szCs w:val="24"/>
          </w:rPr>
          <w:t>e.g.</w:t>
        </w:r>
      </w:ins>
      <w:proofErr w:type="gramEnd"/>
      <w:ins w:id="144" w:author="Boris Gafurov" w:date="2023-03-25T14:26:00Z">
        <w:r w:rsidR="0026578E">
          <w:rPr>
            <w:rFonts w:eastAsiaTheme="minorEastAsia"/>
            <w:sz w:val="24"/>
            <w:szCs w:val="24"/>
          </w:rPr>
          <w:t xml:space="preserve"> when the</w:t>
        </w:r>
      </w:ins>
      <w:ins w:id="145" w:author="Boris Gafurov" w:date="2023-03-25T14:27:00Z">
        <w:r w:rsidR="0026578E">
          <w:rPr>
            <w:rFonts w:eastAsiaTheme="minorEastAsia"/>
            <w:sz w:val="24"/>
            <w:szCs w:val="24"/>
          </w:rPr>
          <w:t xml:space="preserve"> particular</w:t>
        </w:r>
      </w:ins>
      <w:ins w:id="146" w:author="Boris Gafurov" w:date="2023-03-25T14:26:00Z">
        <w:r w:rsidR="0026578E">
          <w:rPr>
            <w:rFonts w:eastAsiaTheme="minorEastAsia"/>
            <w:sz w:val="24"/>
            <w:szCs w:val="24"/>
          </w:rPr>
          <w:t xml:space="preserve"> device was plugged in or </w:t>
        </w:r>
      </w:ins>
      <w:ins w:id="147" w:author="Boris Gafurov" w:date="2023-03-25T14:27:00Z">
        <w:r w:rsidR="0026578E">
          <w:rPr>
            <w:rFonts w:eastAsiaTheme="minorEastAsia"/>
            <w:sz w:val="24"/>
            <w:szCs w:val="24"/>
          </w:rPr>
          <w:t xml:space="preserve">asleep. This may refer to the </w:t>
        </w:r>
      </w:ins>
      <w:ins w:id="148" w:author="Boris Gafurov" w:date="2023-03-25T14:30:00Z">
        <w:r w:rsidR="0026578E">
          <w:rPr>
            <w:rFonts w:eastAsiaTheme="minorEastAsia"/>
            <w:sz w:val="24"/>
            <w:szCs w:val="24"/>
          </w:rPr>
          <w:t>proprietary manufacture’s</w:t>
        </w:r>
      </w:ins>
      <w:ins w:id="149" w:author="Boris Gafurov" w:date="2023-03-25T14:27:00Z">
        <w:r w:rsidR="0026578E">
          <w:rPr>
            <w:rFonts w:eastAsiaTheme="minorEastAsia"/>
            <w:sz w:val="24"/>
            <w:szCs w:val="24"/>
          </w:rPr>
          <w:t xml:space="preserve"> algorithm </w:t>
        </w:r>
      </w:ins>
      <w:ins w:id="150" w:author="Boris Gafurov" w:date="2023-03-25T14:28:00Z">
        <w:r w:rsidR="0026578E">
          <w:rPr>
            <w:rFonts w:eastAsiaTheme="minorEastAsia"/>
            <w:sz w:val="24"/>
            <w:szCs w:val="24"/>
          </w:rPr>
          <w:t xml:space="preserve">or the </w:t>
        </w:r>
      </w:ins>
      <w:ins w:id="151" w:author="Boris Gafurov" w:date="2023-03-26T23:35:00Z">
        <w:r w:rsidR="00E304A1">
          <w:rPr>
            <w:rFonts w:eastAsiaTheme="minorEastAsia"/>
            <w:sz w:val="24"/>
            <w:szCs w:val="24"/>
          </w:rPr>
          <w:t>desi</w:t>
        </w:r>
      </w:ins>
      <w:ins w:id="152" w:author="Boris Gafurov" w:date="2023-03-26T23:36:00Z">
        <w:r w:rsidR="00E304A1">
          <w:rPr>
            <w:rFonts w:eastAsiaTheme="minorEastAsia"/>
            <w:sz w:val="24"/>
            <w:szCs w:val="24"/>
          </w:rPr>
          <w:t>gn of the</w:t>
        </w:r>
      </w:ins>
      <w:ins w:id="153" w:author="Boris Gafurov" w:date="2023-03-26T23:35:00Z">
        <w:r w:rsidR="00E304A1">
          <w:rPr>
            <w:rFonts w:eastAsiaTheme="minorEastAsia"/>
            <w:sz w:val="24"/>
            <w:szCs w:val="24"/>
          </w:rPr>
          <w:t xml:space="preserve"> </w:t>
        </w:r>
      </w:ins>
      <w:ins w:id="154" w:author="Boris Gafurov" w:date="2023-03-25T14:28:00Z">
        <w:r w:rsidR="0026578E">
          <w:rPr>
            <w:rFonts w:eastAsiaTheme="minorEastAsia"/>
            <w:sz w:val="24"/>
            <w:szCs w:val="24"/>
          </w:rPr>
          <w:t xml:space="preserve">app </w:t>
        </w:r>
      </w:ins>
      <w:ins w:id="155" w:author="Boris Gafurov" w:date="2023-03-26T23:35:00Z">
        <w:r w:rsidR="00E304A1">
          <w:rPr>
            <w:rFonts w:eastAsiaTheme="minorEastAsia"/>
            <w:sz w:val="24"/>
            <w:szCs w:val="24"/>
          </w:rPr>
          <w:t xml:space="preserve">that is </w:t>
        </w:r>
      </w:ins>
      <w:ins w:id="156" w:author="Boris Gafurov" w:date="2023-03-25T14:28:00Z">
        <w:r w:rsidR="0026578E">
          <w:rPr>
            <w:rFonts w:eastAsiaTheme="minorEastAsia"/>
            <w:sz w:val="24"/>
            <w:szCs w:val="24"/>
          </w:rPr>
          <w:t>accessing sensor information.</w:t>
        </w:r>
      </w:ins>
      <w:ins w:id="157" w:author="Boris Gafurov" w:date="2023-03-25T14:41:00Z">
        <w:r w:rsidR="00D443D5">
          <w:rPr>
            <w:rFonts w:eastAsiaTheme="minorEastAsia"/>
            <w:sz w:val="24"/>
            <w:szCs w:val="24"/>
          </w:rPr>
          <w:t xml:space="preserve"> </w:t>
        </w:r>
      </w:ins>
      <w:ins w:id="158" w:author="Boris Gafurov" w:date="2023-03-25T14:42:00Z">
        <w:r w:rsidR="00D443D5">
          <w:rPr>
            <w:rFonts w:eastAsiaTheme="minorEastAsia"/>
            <w:sz w:val="24"/>
            <w:szCs w:val="24"/>
          </w:rPr>
          <w:t xml:space="preserve">CCF analyses did not show </w:t>
        </w:r>
      </w:ins>
      <w:ins w:id="159" w:author="Boris Gafurov" w:date="2023-03-25T14:43:00Z">
        <w:r w:rsidR="00D443D5">
          <w:rPr>
            <w:rFonts w:eastAsiaTheme="minorEastAsia"/>
            <w:sz w:val="24"/>
            <w:szCs w:val="24"/>
          </w:rPr>
          <w:t xml:space="preserve">correlation between the intervals and sensor reading, normally </w:t>
        </w:r>
      </w:ins>
      <w:ins w:id="160" w:author="Boris Gafurov" w:date="2023-03-25T15:41:00Z">
        <w:r w:rsidR="0082506F">
          <w:rPr>
            <w:rFonts w:eastAsiaTheme="minorEastAsia"/>
            <w:sz w:val="24"/>
            <w:szCs w:val="24"/>
          </w:rPr>
          <w:t>R</w:t>
        </w:r>
      </w:ins>
      <w:ins w:id="161" w:author="Boris Gafurov" w:date="2023-03-25T14:43:00Z">
        <w:r w:rsidR="00D443D5">
          <w:rPr>
            <w:rFonts w:eastAsiaTheme="minorEastAsia"/>
            <w:sz w:val="24"/>
            <w:szCs w:val="24"/>
          </w:rPr>
          <w:t xml:space="preserve"> was less th</w:t>
        </w:r>
      </w:ins>
      <w:ins w:id="162" w:author="Boris Gafurov" w:date="2023-03-25T14:44:00Z">
        <w:r w:rsidR="00D443D5">
          <w:rPr>
            <w:rFonts w:eastAsiaTheme="minorEastAsia"/>
            <w:sz w:val="24"/>
            <w:szCs w:val="24"/>
          </w:rPr>
          <w:t xml:space="preserve">an </w:t>
        </w:r>
      </w:ins>
      <w:ins w:id="163" w:author="Boris Gafurov" w:date="2023-03-25T14:43:00Z">
        <w:r w:rsidR="00D443D5">
          <w:rPr>
            <w:rFonts w:eastAsiaTheme="minorEastAsia"/>
            <w:sz w:val="24"/>
            <w:szCs w:val="24"/>
          </w:rPr>
          <w:t>0.1</w:t>
        </w:r>
      </w:ins>
      <w:ins w:id="164" w:author="Boris Gafurov" w:date="2023-03-25T15:38:00Z">
        <w:r w:rsidR="0082506F">
          <w:rPr>
            <w:rFonts w:eastAsiaTheme="minorEastAsia"/>
            <w:sz w:val="24"/>
            <w:szCs w:val="24"/>
          </w:rPr>
          <w:t xml:space="preserve">, meaning that sensor function itself does not, </w:t>
        </w:r>
      </w:ins>
      <w:ins w:id="165" w:author="Boris Gafurov" w:date="2023-03-25T15:39:00Z">
        <w:r w:rsidR="0082506F">
          <w:rPr>
            <w:rFonts w:eastAsiaTheme="minorEastAsia"/>
            <w:sz w:val="24"/>
            <w:szCs w:val="24"/>
          </w:rPr>
          <w:t>as e</w:t>
        </w:r>
      </w:ins>
      <w:ins w:id="166" w:author="Boris Gafurov" w:date="2023-03-25T15:40:00Z">
        <w:r w:rsidR="0082506F">
          <w:rPr>
            <w:rFonts w:eastAsiaTheme="minorEastAsia"/>
            <w:sz w:val="24"/>
            <w:szCs w:val="24"/>
          </w:rPr>
          <w:t>x</w:t>
        </w:r>
      </w:ins>
      <w:ins w:id="167" w:author="Boris Gafurov" w:date="2023-03-25T15:39:00Z">
        <w:r w:rsidR="0082506F">
          <w:rPr>
            <w:rFonts w:eastAsiaTheme="minorEastAsia"/>
            <w:sz w:val="24"/>
            <w:szCs w:val="24"/>
          </w:rPr>
          <w:t>pected</w:t>
        </w:r>
      </w:ins>
      <w:ins w:id="168" w:author="Boris Gafurov" w:date="2023-03-25T15:38:00Z">
        <w:r w:rsidR="0082506F">
          <w:rPr>
            <w:rFonts w:eastAsiaTheme="minorEastAsia"/>
            <w:sz w:val="24"/>
            <w:szCs w:val="24"/>
          </w:rPr>
          <w:t>, i</w:t>
        </w:r>
      </w:ins>
      <w:ins w:id="169" w:author="Boris Gafurov" w:date="2023-03-25T15:39:00Z">
        <w:r w:rsidR="0082506F">
          <w:rPr>
            <w:rFonts w:eastAsiaTheme="minorEastAsia"/>
            <w:sz w:val="24"/>
            <w:szCs w:val="24"/>
          </w:rPr>
          <w:t>mpose significant stress</w:t>
        </w:r>
      </w:ins>
      <w:ins w:id="170" w:author="Boris Gafurov" w:date="2023-03-25T15:40:00Z">
        <w:r w:rsidR="0082506F">
          <w:rPr>
            <w:rFonts w:eastAsiaTheme="minorEastAsia"/>
            <w:sz w:val="24"/>
            <w:szCs w:val="24"/>
          </w:rPr>
          <w:t xml:space="preserve"> on the device functionality.</w:t>
        </w:r>
      </w:ins>
      <w:ins w:id="171" w:author="Boris Gafurov" w:date="2023-03-25T15:39:00Z">
        <w:r w:rsidR="0082506F">
          <w:rPr>
            <w:rFonts w:eastAsiaTheme="minorEastAsia"/>
            <w:sz w:val="24"/>
            <w:szCs w:val="24"/>
          </w:rPr>
          <w:t xml:space="preserve">  </w:t>
        </w:r>
      </w:ins>
    </w:p>
    <w:p w14:paraId="7077273D" w14:textId="77777777" w:rsidR="00E56F21" w:rsidRDefault="00E56F21" w:rsidP="6A7CCFFD">
      <w:pPr>
        <w:rPr>
          <w:ins w:id="172" w:author="Boris Gafurov" w:date="2023-03-27T02:01:00Z"/>
          <w:rFonts w:eastAsiaTheme="minorEastAsia"/>
          <w:sz w:val="24"/>
          <w:szCs w:val="24"/>
        </w:rPr>
      </w:pPr>
    </w:p>
    <w:p w14:paraId="161643AB" w14:textId="5976644B" w:rsidR="0026578E" w:rsidRDefault="0026578E" w:rsidP="6A7CCFFD">
      <w:pPr>
        <w:rPr>
          <w:ins w:id="173" w:author="Boris Gafurov" w:date="2023-03-25T14:29:00Z"/>
          <w:rFonts w:eastAsiaTheme="minorEastAsia"/>
          <w:sz w:val="24"/>
          <w:szCs w:val="24"/>
        </w:rPr>
      </w:pPr>
      <w:ins w:id="174" w:author="Boris Gafurov" w:date="2023-03-25T14:28:00Z">
        <w:r>
          <w:rPr>
            <w:rFonts w:eastAsiaTheme="minorEastAsia"/>
            <w:sz w:val="24"/>
            <w:szCs w:val="24"/>
          </w:rPr>
          <w:t xml:space="preserve">Google </w:t>
        </w:r>
      </w:ins>
      <w:ins w:id="175" w:author="Boris Gafurov" w:date="2023-03-27T09:10:00Z">
        <w:r w:rsidR="0091563B">
          <w:rPr>
            <w:rFonts w:eastAsiaTheme="minorEastAsia"/>
            <w:sz w:val="24"/>
            <w:szCs w:val="24"/>
          </w:rPr>
          <w:t xml:space="preserve">Pixel </w:t>
        </w:r>
      </w:ins>
      <w:ins w:id="176" w:author="Boris Gafurov" w:date="2023-03-25T14:28:00Z">
        <w:r>
          <w:rPr>
            <w:rFonts w:eastAsiaTheme="minorEastAsia"/>
            <w:sz w:val="24"/>
            <w:szCs w:val="24"/>
          </w:rPr>
          <w:t>6</w:t>
        </w:r>
      </w:ins>
      <w:ins w:id="177" w:author="Boris Gafurov" w:date="2023-03-25T14:29:00Z">
        <w:r>
          <w:rPr>
            <w:rFonts w:eastAsiaTheme="minorEastAsia"/>
            <w:sz w:val="24"/>
            <w:szCs w:val="24"/>
          </w:rPr>
          <w:t>a</w:t>
        </w:r>
      </w:ins>
    </w:p>
    <w:p w14:paraId="4610DCAB" w14:textId="114C6C6C" w:rsidR="0026578E" w:rsidRDefault="0026578E" w:rsidP="00377BCD">
      <w:pPr>
        <w:rPr>
          <w:ins w:id="178" w:author="Boris Gafurov" w:date="2023-03-25T15:04:00Z"/>
          <w:rFonts w:eastAsiaTheme="minorEastAsia"/>
          <w:sz w:val="24"/>
          <w:szCs w:val="24"/>
        </w:rPr>
      </w:pPr>
      <w:ins w:id="179" w:author="Boris Gafurov" w:date="2023-03-25T14:29:00Z">
        <w:r w:rsidRPr="0081620A">
          <w:rPr>
            <w:rFonts w:eastAsiaTheme="minorEastAsia"/>
            <w:b/>
            <w:bCs/>
            <w:sz w:val="24"/>
            <w:szCs w:val="24"/>
            <w:rPrChange w:id="180" w:author="Boris Gafurov" w:date="2023-03-26T22:33:00Z">
              <w:rPr>
                <w:rFonts w:eastAsiaTheme="minorEastAsia"/>
                <w:sz w:val="24"/>
                <w:szCs w:val="24"/>
              </w:rPr>
            </w:rPrChange>
          </w:rPr>
          <w:t>Accelerometer</w:t>
        </w:r>
      </w:ins>
      <w:ins w:id="181" w:author="Boris Gafurov" w:date="2023-03-25T14:31:00Z">
        <w:r>
          <w:rPr>
            <w:rFonts w:eastAsiaTheme="minorEastAsia"/>
            <w:sz w:val="24"/>
            <w:szCs w:val="24"/>
          </w:rPr>
          <w:t xml:space="preserve"> study has revealed </w:t>
        </w:r>
      </w:ins>
      <w:ins w:id="182" w:author="Boris Gafurov" w:date="2023-03-25T15:18:00Z">
        <w:r w:rsidR="000958AE">
          <w:rPr>
            <w:rFonts w:eastAsiaTheme="minorEastAsia"/>
            <w:sz w:val="24"/>
            <w:szCs w:val="24"/>
          </w:rPr>
          <w:t xml:space="preserve">that when </w:t>
        </w:r>
      </w:ins>
      <w:ins w:id="183" w:author="Boris Gafurov" w:date="2023-03-25T15:19:00Z">
        <w:r w:rsidR="000958AE">
          <w:rPr>
            <w:rFonts w:eastAsiaTheme="minorEastAsia"/>
            <w:sz w:val="24"/>
            <w:szCs w:val="24"/>
          </w:rPr>
          <w:t xml:space="preserve">Google </w:t>
        </w:r>
      </w:ins>
      <w:ins w:id="184" w:author="Boris Gafurov" w:date="2023-04-18T10:29:00Z">
        <w:r w:rsidR="00107D00">
          <w:rPr>
            <w:rFonts w:eastAsiaTheme="minorEastAsia"/>
            <w:sz w:val="24"/>
            <w:szCs w:val="24"/>
          </w:rPr>
          <w:t xml:space="preserve">Pixel </w:t>
        </w:r>
      </w:ins>
      <w:ins w:id="185" w:author="Boris Gafurov" w:date="2023-03-25T15:19:00Z">
        <w:r w:rsidR="000958AE">
          <w:rPr>
            <w:rFonts w:eastAsiaTheme="minorEastAsia"/>
            <w:sz w:val="24"/>
            <w:szCs w:val="24"/>
          </w:rPr>
          <w:t xml:space="preserve">6a </w:t>
        </w:r>
      </w:ins>
      <w:ins w:id="186" w:author="Boris Gafurov" w:date="2023-03-25T15:18:00Z">
        <w:r w:rsidR="000958AE">
          <w:rPr>
            <w:rFonts w:eastAsiaTheme="minorEastAsia"/>
            <w:sz w:val="24"/>
            <w:szCs w:val="24"/>
          </w:rPr>
          <w:t>device was plugged in</w:t>
        </w:r>
      </w:ins>
      <w:ins w:id="187" w:author="Boris Gafurov" w:date="2023-03-25T15:27:00Z">
        <w:r w:rsidR="00F11831">
          <w:rPr>
            <w:rFonts w:eastAsiaTheme="minorEastAsia"/>
            <w:sz w:val="24"/>
            <w:szCs w:val="24"/>
          </w:rPr>
          <w:t xml:space="preserve">, for both when app was in background </w:t>
        </w:r>
      </w:ins>
      <w:ins w:id="188" w:author="Boris Gafurov" w:date="2023-03-25T15:43:00Z">
        <w:r w:rsidR="0082506F">
          <w:rPr>
            <w:rFonts w:eastAsiaTheme="minorEastAsia"/>
            <w:sz w:val="24"/>
            <w:szCs w:val="24"/>
          </w:rPr>
          <w:t>and</w:t>
        </w:r>
      </w:ins>
      <w:ins w:id="189" w:author="Boris Gafurov" w:date="2023-03-25T15:27:00Z">
        <w:r w:rsidR="00F11831">
          <w:rPr>
            <w:rFonts w:eastAsiaTheme="minorEastAsia"/>
            <w:sz w:val="24"/>
            <w:szCs w:val="24"/>
          </w:rPr>
          <w:t xml:space="preserve"> foregroun</w:t>
        </w:r>
      </w:ins>
      <w:ins w:id="190" w:author="Boris Gafurov" w:date="2023-03-25T15:28:00Z">
        <w:r w:rsidR="00F11831">
          <w:rPr>
            <w:rFonts w:eastAsiaTheme="minorEastAsia"/>
            <w:sz w:val="24"/>
            <w:szCs w:val="24"/>
          </w:rPr>
          <w:t>d,</w:t>
        </w:r>
      </w:ins>
      <w:ins w:id="191" w:author="Boris Gafurov" w:date="2023-03-25T15:18:00Z">
        <w:r w:rsidR="000958AE">
          <w:rPr>
            <w:rFonts w:eastAsiaTheme="minorEastAsia"/>
            <w:sz w:val="24"/>
            <w:szCs w:val="24"/>
          </w:rPr>
          <w:t xml:space="preserve"> the interval between instances </w:t>
        </w:r>
      </w:ins>
      <w:ins w:id="192" w:author="Boris Gafurov" w:date="2023-03-25T15:19:00Z">
        <w:r w:rsidR="000958AE">
          <w:rPr>
            <w:rFonts w:eastAsiaTheme="minorEastAsia"/>
            <w:sz w:val="24"/>
            <w:szCs w:val="24"/>
          </w:rPr>
          <w:t xml:space="preserve">the app accessed </w:t>
        </w:r>
      </w:ins>
      <w:ins w:id="193" w:author="Boris Gafurov" w:date="2023-03-26T22:45:00Z">
        <w:r w:rsidR="008017A7">
          <w:rPr>
            <w:rFonts w:eastAsiaTheme="minorEastAsia"/>
            <w:sz w:val="24"/>
            <w:szCs w:val="24"/>
          </w:rPr>
          <w:t xml:space="preserve">accelerometer </w:t>
        </w:r>
      </w:ins>
      <w:ins w:id="194" w:author="Boris Gafurov" w:date="2023-03-25T15:19:00Z">
        <w:r w:rsidR="000958AE">
          <w:rPr>
            <w:rFonts w:eastAsiaTheme="minorEastAsia"/>
            <w:sz w:val="24"/>
            <w:szCs w:val="24"/>
          </w:rPr>
          <w:t>sensor’s data was very close to the polling rate</w:t>
        </w:r>
      </w:ins>
      <w:ins w:id="195" w:author="Boris Gafurov" w:date="2023-03-25T15:20:00Z">
        <w:r w:rsidR="000958AE">
          <w:rPr>
            <w:rFonts w:eastAsiaTheme="minorEastAsia"/>
            <w:sz w:val="24"/>
            <w:szCs w:val="24"/>
          </w:rPr>
          <w:t xml:space="preserve"> of 200ms, about </w:t>
        </w:r>
      </w:ins>
      <w:ins w:id="196" w:author="Boris Gafurov" w:date="2023-03-26T23:09:00Z">
        <w:r w:rsidR="00377BCD" w:rsidRPr="00377BCD">
          <w:rPr>
            <w:rFonts w:eastAsiaTheme="minorEastAsia"/>
            <w:sz w:val="24"/>
            <w:szCs w:val="24"/>
          </w:rPr>
          <w:t>201.8</w:t>
        </w:r>
        <w:r w:rsidR="00377BCD">
          <w:rPr>
            <w:rFonts w:eastAsiaTheme="minorEastAsia"/>
            <w:sz w:val="24"/>
            <w:szCs w:val="24"/>
          </w:rPr>
          <w:t>6+/-</w:t>
        </w:r>
        <w:r w:rsidR="00377BCD" w:rsidRPr="00377BCD">
          <w:rPr>
            <w:rFonts w:eastAsiaTheme="minorEastAsia"/>
            <w:sz w:val="24"/>
            <w:szCs w:val="24"/>
          </w:rPr>
          <w:t>4.8</w:t>
        </w:r>
        <w:r w:rsidR="00377BCD">
          <w:rPr>
            <w:rFonts w:eastAsiaTheme="minorEastAsia"/>
            <w:sz w:val="24"/>
            <w:szCs w:val="24"/>
          </w:rPr>
          <w:t>9</w:t>
        </w:r>
      </w:ins>
      <w:ins w:id="197" w:author="Boris Gafurov" w:date="2023-03-26T23:13:00Z">
        <w:r w:rsidR="00377BCD">
          <w:rPr>
            <w:rFonts w:eastAsiaTheme="minorEastAsia"/>
            <w:sz w:val="24"/>
            <w:szCs w:val="24"/>
          </w:rPr>
          <w:t xml:space="preserve"> </w:t>
        </w:r>
      </w:ins>
      <w:ins w:id="198" w:author="Boris Gafurov" w:date="2023-03-26T23:12:00Z">
        <w:r w:rsidR="00377BCD">
          <w:rPr>
            <w:rFonts w:eastAsiaTheme="minorEastAsia"/>
            <w:sz w:val="24"/>
            <w:szCs w:val="24"/>
          </w:rPr>
          <w:t>(n=891)</w:t>
        </w:r>
      </w:ins>
      <w:ins w:id="199" w:author="Boris Gafurov" w:date="2023-03-26T23:09:00Z">
        <w:r w:rsidR="00377BCD" w:rsidRPr="00377BCD">
          <w:rPr>
            <w:rFonts w:eastAsiaTheme="minorEastAsia"/>
            <w:sz w:val="24"/>
            <w:szCs w:val="24"/>
          </w:rPr>
          <w:t xml:space="preserve"> </w:t>
        </w:r>
      </w:ins>
      <w:ins w:id="200" w:author="Boris Gafurov" w:date="2023-03-25T15:26:00Z">
        <w:r w:rsidR="00F11831">
          <w:rPr>
            <w:rFonts w:eastAsiaTheme="minorEastAsia"/>
            <w:sz w:val="24"/>
            <w:szCs w:val="24"/>
          </w:rPr>
          <w:t xml:space="preserve">(Fig.1, </w:t>
        </w:r>
      </w:ins>
      <w:ins w:id="201" w:author="Boris Gafurov" w:date="2023-03-26T22:58:00Z">
        <w:r w:rsidR="007B65C8">
          <w:rPr>
            <w:rFonts w:eastAsiaTheme="minorEastAsia"/>
            <w:sz w:val="24"/>
            <w:szCs w:val="24"/>
          </w:rPr>
          <w:t>A and B</w:t>
        </w:r>
      </w:ins>
      <w:ins w:id="202" w:author="Boris Gafurov" w:date="2023-03-25T15:26:00Z">
        <w:r w:rsidR="00F11831">
          <w:rPr>
            <w:rFonts w:eastAsiaTheme="minorEastAsia"/>
            <w:sz w:val="24"/>
            <w:szCs w:val="24"/>
          </w:rPr>
          <w:t>)</w:t>
        </w:r>
      </w:ins>
      <w:ins w:id="203" w:author="Boris Gafurov" w:date="2023-03-25T15:19:00Z">
        <w:r w:rsidR="000958AE">
          <w:rPr>
            <w:rFonts w:eastAsiaTheme="minorEastAsia"/>
            <w:sz w:val="24"/>
            <w:szCs w:val="24"/>
          </w:rPr>
          <w:t>.</w:t>
        </w:r>
      </w:ins>
      <w:ins w:id="204" w:author="Boris Gafurov" w:date="2023-03-25T15:20:00Z">
        <w:r w:rsidR="000958AE">
          <w:rPr>
            <w:rFonts w:eastAsiaTheme="minorEastAsia"/>
            <w:sz w:val="24"/>
            <w:szCs w:val="24"/>
          </w:rPr>
          <w:t xml:space="preserve"> </w:t>
        </w:r>
      </w:ins>
      <w:ins w:id="205" w:author="Boris Gafurov" w:date="2023-03-25T15:23:00Z">
        <w:r w:rsidR="000958AE">
          <w:rPr>
            <w:rFonts w:eastAsiaTheme="minorEastAsia"/>
            <w:sz w:val="24"/>
            <w:szCs w:val="24"/>
          </w:rPr>
          <w:t>At close</w:t>
        </w:r>
      </w:ins>
      <w:ins w:id="206" w:author="Boris Gafurov" w:date="2023-03-26T18:25:00Z">
        <w:r w:rsidR="000857D2">
          <w:rPr>
            <w:rFonts w:eastAsiaTheme="minorEastAsia"/>
            <w:sz w:val="24"/>
            <w:szCs w:val="24"/>
          </w:rPr>
          <w:t>r</w:t>
        </w:r>
      </w:ins>
      <w:ins w:id="207" w:author="Boris Gafurov" w:date="2023-03-25T15:23:00Z">
        <w:r w:rsidR="000958AE">
          <w:rPr>
            <w:rFonts w:eastAsiaTheme="minorEastAsia"/>
            <w:sz w:val="24"/>
            <w:szCs w:val="24"/>
          </w:rPr>
          <w:t xml:space="preserve"> inspection of the </w:t>
        </w:r>
      </w:ins>
      <w:ins w:id="208" w:author="Boris Gafurov" w:date="2023-03-25T15:27:00Z">
        <w:r w:rsidR="00F11831">
          <w:rPr>
            <w:rFonts w:eastAsiaTheme="minorEastAsia"/>
            <w:sz w:val="24"/>
            <w:szCs w:val="24"/>
          </w:rPr>
          <w:t>distributions</w:t>
        </w:r>
      </w:ins>
      <w:ins w:id="209" w:author="Boris Gafurov" w:date="2023-03-25T15:34:00Z">
        <w:r w:rsidR="00F11831">
          <w:rPr>
            <w:rFonts w:eastAsiaTheme="minorEastAsia"/>
            <w:sz w:val="24"/>
            <w:szCs w:val="24"/>
          </w:rPr>
          <w:t xml:space="preserve"> (Fig.2)</w:t>
        </w:r>
      </w:ins>
      <w:ins w:id="210" w:author="Boris Gafurov" w:date="2023-03-25T15:27:00Z">
        <w:r w:rsidR="00F11831">
          <w:rPr>
            <w:rFonts w:eastAsiaTheme="minorEastAsia"/>
            <w:sz w:val="24"/>
            <w:szCs w:val="24"/>
          </w:rPr>
          <w:t>,</w:t>
        </w:r>
      </w:ins>
      <w:ins w:id="211" w:author="Boris Gafurov" w:date="2023-03-25T15:23:00Z">
        <w:r w:rsidR="000958AE">
          <w:rPr>
            <w:rFonts w:eastAsiaTheme="minorEastAsia"/>
            <w:sz w:val="24"/>
            <w:szCs w:val="24"/>
          </w:rPr>
          <w:t xml:space="preserve"> it was discove</w:t>
        </w:r>
      </w:ins>
      <w:ins w:id="212" w:author="Boris Gafurov" w:date="2023-03-25T15:24:00Z">
        <w:r w:rsidR="000958AE">
          <w:rPr>
            <w:rFonts w:eastAsiaTheme="minorEastAsia"/>
            <w:sz w:val="24"/>
            <w:szCs w:val="24"/>
          </w:rPr>
          <w:t>re</w:t>
        </w:r>
      </w:ins>
      <w:ins w:id="213" w:author="Boris Gafurov" w:date="2023-03-25T15:23:00Z">
        <w:r w:rsidR="000958AE">
          <w:rPr>
            <w:rFonts w:eastAsiaTheme="minorEastAsia"/>
            <w:sz w:val="24"/>
            <w:szCs w:val="24"/>
          </w:rPr>
          <w:t xml:space="preserve">d that there </w:t>
        </w:r>
      </w:ins>
      <w:ins w:id="214" w:author="Boris Gafurov" w:date="2023-03-25T15:24:00Z">
        <w:r w:rsidR="000958AE">
          <w:rPr>
            <w:rFonts w:eastAsiaTheme="minorEastAsia"/>
            <w:sz w:val="24"/>
            <w:szCs w:val="24"/>
          </w:rPr>
          <w:t xml:space="preserve">were </w:t>
        </w:r>
        <w:proofErr w:type="gramStart"/>
        <w:r w:rsidR="000958AE">
          <w:rPr>
            <w:rFonts w:eastAsiaTheme="minorEastAsia"/>
            <w:sz w:val="24"/>
            <w:szCs w:val="24"/>
          </w:rPr>
          <w:t>actually two</w:t>
        </w:r>
        <w:proofErr w:type="gramEnd"/>
        <w:r w:rsidR="000958AE">
          <w:rPr>
            <w:rFonts w:eastAsiaTheme="minorEastAsia"/>
            <w:sz w:val="24"/>
            <w:szCs w:val="24"/>
          </w:rPr>
          <w:t xml:space="preserve"> populations </w:t>
        </w:r>
      </w:ins>
      <w:ins w:id="215" w:author="Boris Gafurov" w:date="2023-03-25T15:25:00Z">
        <w:r w:rsidR="000958AE">
          <w:rPr>
            <w:rFonts w:eastAsiaTheme="minorEastAsia"/>
            <w:sz w:val="24"/>
            <w:szCs w:val="24"/>
          </w:rPr>
          <w:t>with averages 20</w:t>
        </w:r>
      </w:ins>
      <w:ins w:id="216" w:author="Boris Gafurov" w:date="2023-03-25T15:34:00Z">
        <w:r w:rsidR="00F11831">
          <w:rPr>
            <w:rFonts w:eastAsiaTheme="minorEastAsia"/>
            <w:sz w:val="24"/>
            <w:szCs w:val="24"/>
          </w:rPr>
          <w:t>0</w:t>
        </w:r>
      </w:ins>
      <w:ins w:id="217" w:author="Boris Gafurov" w:date="2023-03-25T15:25:00Z">
        <w:r w:rsidR="000958AE">
          <w:rPr>
            <w:rFonts w:eastAsiaTheme="minorEastAsia"/>
            <w:sz w:val="24"/>
            <w:szCs w:val="24"/>
          </w:rPr>
          <w:t xml:space="preserve"> and 218ms.</w:t>
        </w:r>
      </w:ins>
      <w:ins w:id="218" w:author="Boris Gafurov" w:date="2023-03-25T15:28:00Z">
        <w:r w:rsidR="00F11831">
          <w:rPr>
            <w:rFonts w:eastAsiaTheme="minorEastAsia"/>
            <w:sz w:val="24"/>
            <w:szCs w:val="24"/>
          </w:rPr>
          <w:t xml:space="preserve"> </w:t>
        </w:r>
      </w:ins>
      <w:ins w:id="219" w:author="Boris Gafurov" w:date="2023-03-25T15:43:00Z">
        <w:r w:rsidR="0082506F">
          <w:rPr>
            <w:rFonts w:eastAsiaTheme="minorEastAsia"/>
            <w:sz w:val="24"/>
            <w:szCs w:val="24"/>
          </w:rPr>
          <w:t>C</w:t>
        </w:r>
      </w:ins>
      <w:ins w:id="220" w:author="Boris Gafurov" w:date="2023-03-25T15:44:00Z">
        <w:r w:rsidR="0082506F">
          <w:rPr>
            <w:rFonts w:eastAsiaTheme="minorEastAsia"/>
            <w:sz w:val="24"/>
            <w:szCs w:val="24"/>
          </w:rPr>
          <w:t>a</w:t>
        </w:r>
      </w:ins>
      <w:ins w:id="221" w:author="Boris Gafurov" w:date="2023-03-25T15:43:00Z">
        <w:r w:rsidR="0082506F">
          <w:rPr>
            <w:rFonts w:eastAsiaTheme="minorEastAsia"/>
            <w:sz w:val="24"/>
            <w:szCs w:val="24"/>
          </w:rPr>
          <w:t>uses</w:t>
        </w:r>
      </w:ins>
      <w:ins w:id="222" w:author="Boris Gafurov" w:date="2023-03-25T15:44:00Z">
        <w:r w:rsidR="0082506F">
          <w:rPr>
            <w:rFonts w:eastAsiaTheme="minorEastAsia"/>
            <w:sz w:val="24"/>
            <w:szCs w:val="24"/>
          </w:rPr>
          <w:t xml:space="preserve"> of this at this time are unknown and maybe investigated in the different study.</w:t>
        </w:r>
      </w:ins>
      <w:ins w:id="223" w:author="Boris Gafurov" w:date="2023-03-25T15:43:00Z">
        <w:r w:rsidR="0082506F">
          <w:rPr>
            <w:rFonts w:eastAsiaTheme="minorEastAsia"/>
            <w:sz w:val="24"/>
            <w:szCs w:val="24"/>
          </w:rPr>
          <w:t xml:space="preserve"> </w:t>
        </w:r>
      </w:ins>
    </w:p>
    <w:p w14:paraId="697101AB" w14:textId="20425E8E" w:rsidR="003C209E" w:rsidRDefault="00A50FC2" w:rsidP="6A7CCFFD">
      <w:pPr>
        <w:rPr>
          <w:ins w:id="224" w:author="Boris Gafurov" w:date="2023-03-25T15:44:00Z"/>
          <w:rFonts w:eastAsiaTheme="minorEastAsia"/>
          <w:sz w:val="24"/>
          <w:szCs w:val="24"/>
        </w:rPr>
      </w:pPr>
      <w:ins w:id="225" w:author="Boris Gafurov" w:date="2023-03-26T18:54:00Z">
        <w:r>
          <w:rPr>
            <w:rFonts w:eastAsiaTheme="minorEastAsia"/>
            <w:sz w:val="24"/>
            <w:szCs w:val="24"/>
          </w:rPr>
          <w:t>Between</w:t>
        </w:r>
      </w:ins>
      <w:ins w:id="226" w:author="Boris Gafurov" w:date="2023-03-26T18:53:00Z">
        <w:r>
          <w:rPr>
            <w:rFonts w:eastAsiaTheme="minorEastAsia"/>
            <w:sz w:val="24"/>
            <w:szCs w:val="24"/>
          </w:rPr>
          <w:t xml:space="preserve"> the rest of the case</w:t>
        </w:r>
      </w:ins>
      <w:ins w:id="227" w:author="Boris Gafurov" w:date="2023-03-26T18:56:00Z">
        <w:r w:rsidR="00F50EAF">
          <w:rPr>
            <w:rFonts w:eastAsiaTheme="minorEastAsia"/>
            <w:sz w:val="24"/>
            <w:szCs w:val="24"/>
          </w:rPr>
          <w:t>s</w:t>
        </w:r>
      </w:ins>
      <w:ins w:id="228" w:author="Boris Gafurov" w:date="2023-03-26T18:53:00Z">
        <w:r>
          <w:rPr>
            <w:rFonts w:eastAsiaTheme="minorEastAsia"/>
            <w:sz w:val="24"/>
            <w:szCs w:val="24"/>
          </w:rPr>
          <w:t xml:space="preserve"> there was no significant differences in</w:t>
        </w:r>
      </w:ins>
      <w:ins w:id="229" w:author="Boris Gafurov" w:date="2023-03-26T18:54:00Z">
        <w:r>
          <w:rPr>
            <w:rFonts w:eastAsiaTheme="minorEastAsia"/>
            <w:sz w:val="24"/>
            <w:szCs w:val="24"/>
          </w:rPr>
          <w:t xml:space="preserve"> means</w:t>
        </w:r>
      </w:ins>
      <w:ins w:id="230" w:author="Boris Gafurov" w:date="2023-03-26T18:55:00Z">
        <w:r>
          <w:rPr>
            <w:rFonts w:eastAsiaTheme="minorEastAsia"/>
            <w:sz w:val="24"/>
            <w:szCs w:val="24"/>
          </w:rPr>
          <w:t xml:space="preserve">, so </w:t>
        </w:r>
      </w:ins>
      <w:ins w:id="231" w:author="Boris Gafurov" w:date="2023-03-26T18:56:00Z">
        <w:r w:rsidR="00F50EAF">
          <w:rPr>
            <w:rFonts w:eastAsiaTheme="minorEastAsia"/>
            <w:sz w:val="24"/>
            <w:szCs w:val="24"/>
          </w:rPr>
          <w:t>interval</w:t>
        </w:r>
      </w:ins>
      <w:ins w:id="232" w:author="Boris Gafurov" w:date="2023-03-26T18:55:00Z">
        <w:r>
          <w:rPr>
            <w:rFonts w:eastAsiaTheme="minorEastAsia"/>
            <w:sz w:val="24"/>
            <w:szCs w:val="24"/>
          </w:rPr>
          <w:t xml:space="preserve"> distributions were analyzed with Z-test. This te</w:t>
        </w:r>
      </w:ins>
      <w:ins w:id="233" w:author="Boris Gafurov" w:date="2023-03-26T18:56:00Z">
        <w:r w:rsidR="00F50EAF">
          <w:rPr>
            <w:rFonts w:eastAsiaTheme="minorEastAsia"/>
            <w:sz w:val="24"/>
            <w:szCs w:val="24"/>
          </w:rPr>
          <w:t>st revealed that there was</w:t>
        </w:r>
      </w:ins>
      <w:ins w:id="234" w:author="Boris Gafurov" w:date="2023-03-26T18:57:00Z">
        <w:r w:rsidR="00F50EAF">
          <w:rPr>
            <w:rFonts w:eastAsiaTheme="minorEastAsia"/>
            <w:sz w:val="24"/>
            <w:szCs w:val="24"/>
          </w:rPr>
          <w:t xml:space="preserve"> significant effect of the high CPU load </w:t>
        </w:r>
      </w:ins>
      <w:ins w:id="235" w:author="Boris Gafurov" w:date="2023-03-26T22:01:00Z">
        <w:r w:rsidR="00256E1B">
          <w:rPr>
            <w:rFonts w:eastAsiaTheme="minorEastAsia"/>
            <w:sz w:val="24"/>
            <w:szCs w:val="24"/>
          </w:rPr>
          <w:t xml:space="preserve">(Fig.1, </w:t>
        </w:r>
      </w:ins>
      <w:ins w:id="236" w:author="Boris Gafurov" w:date="2023-03-26T22:59:00Z">
        <w:r w:rsidR="007B65C8">
          <w:rPr>
            <w:rFonts w:eastAsiaTheme="minorEastAsia"/>
            <w:sz w:val="24"/>
            <w:szCs w:val="24"/>
          </w:rPr>
          <w:t>G</w:t>
        </w:r>
      </w:ins>
      <w:ins w:id="237" w:author="Boris Gafurov" w:date="2023-03-26T22:01:00Z">
        <w:r w:rsidR="00256E1B">
          <w:rPr>
            <w:rFonts w:eastAsiaTheme="minorEastAsia"/>
            <w:sz w:val="24"/>
            <w:szCs w:val="24"/>
          </w:rPr>
          <w:t xml:space="preserve">, </w:t>
        </w:r>
      </w:ins>
      <w:ins w:id="238" w:author="Boris Gafurov" w:date="2023-03-26T21:53:00Z">
        <w:r w:rsidR="00D433F9">
          <w:rPr>
            <w:rFonts w:eastAsiaTheme="minorEastAsia"/>
            <w:sz w:val="24"/>
            <w:szCs w:val="24"/>
          </w:rPr>
          <w:t>291.4</w:t>
        </w:r>
      </w:ins>
      <w:ins w:id="239" w:author="Boris Gafurov" w:date="2023-03-26T21:54:00Z">
        <w:r w:rsidR="00D433F9">
          <w:rPr>
            <w:rFonts w:eastAsiaTheme="minorEastAsia"/>
            <w:sz w:val="24"/>
            <w:szCs w:val="24"/>
          </w:rPr>
          <w:t>4</w:t>
        </w:r>
      </w:ins>
      <w:ins w:id="240" w:author="Boris Gafurov" w:date="2023-03-26T22:01:00Z">
        <w:r w:rsidR="00256E1B" w:rsidRPr="00256E1B">
          <w:rPr>
            <w:rFonts w:eastAsiaTheme="minorEastAsia"/>
            <w:sz w:val="24"/>
            <w:szCs w:val="24"/>
            <w:u w:val="single"/>
            <w:rPrChange w:id="241" w:author="Boris Gafurov" w:date="2023-03-26T22:01:00Z">
              <w:rPr>
                <w:rFonts w:eastAsiaTheme="minorEastAsia"/>
                <w:sz w:val="24"/>
                <w:szCs w:val="24"/>
              </w:rPr>
            </w:rPrChange>
          </w:rPr>
          <w:t>+</w:t>
        </w:r>
        <w:r w:rsidR="00256E1B">
          <w:rPr>
            <w:rFonts w:eastAsiaTheme="minorEastAsia"/>
            <w:sz w:val="24"/>
            <w:szCs w:val="24"/>
            <w:u w:val="single"/>
          </w:rPr>
          <w:t>/-</w:t>
        </w:r>
      </w:ins>
      <w:ins w:id="242" w:author="Boris Gafurov" w:date="2023-03-26T21:53:00Z">
        <w:r w:rsidR="00D433F9">
          <w:rPr>
            <w:rFonts w:eastAsiaTheme="minorEastAsia"/>
            <w:sz w:val="24"/>
            <w:szCs w:val="24"/>
          </w:rPr>
          <w:t>0.56</w:t>
        </w:r>
      </w:ins>
      <w:ins w:id="243" w:author="Boris Gafurov" w:date="2023-03-26T23:12:00Z">
        <w:r w:rsidR="00377BCD">
          <w:rPr>
            <w:rFonts w:eastAsiaTheme="minorEastAsia"/>
            <w:sz w:val="24"/>
            <w:szCs w:val="24"/>
          </w:rPr>
          <w:t>, n=617</w:t>
        </w:r>
      </w:ins>
      <w:ins w:id="244" w:author="Boris Gafurov" w:date="2023-03-26T21:53:00Z">
        <w:r w:rsidR="00D433F9">
          <w:rPr>
            <w:rFonts w:eastAsiaTheme="minorEastAsia"/>
            <w:sz w:val="24"/>
            <w:szCs w:val="24"/>
          </w:rPr>
          <w:t xml:space="preserve">) </w:t>
        </w:r>
      </w:ins>
      <w:ins w:id="245" w:author="Boris Gafurov" w:date="2023-03-26T18:57:00Z">
        <w:r w:rsidR="00F50EAF">
          <w:rPr>
            <w:rFonts w:eastAsiaTheme="minorEastAsia"/>
            <w:sz w:val="24"/>
            <w:szCs w:val="24"/>
          </w:rPr>
          <w:t>on the intervals</w:t>
        </w:r>
      </w:ins>
      <w:ins w:id="246" w:author="Boris Gafurov" w:date="2023-03-26T18:58:00Z">
        <w:r w:rsidR="00F50EAF">
          <w:rPr>
            <w:rFonts w:eastAsiaTheme="minorEastAsia"/>
            <w:sz w:val="24"/>
            <w:szCs w:val="24"/>
          </w:rPr>
          <w:t xml:space="preserve"> when compared with just 100% charged device</w:t>
        </w:r>
      </w:ins>
      <w:ins w:id="247" w:author="Boris Gafurov" w:date="2023-03-26T21:46:00Z">
        <w:r w:rsidR="00D433F9">
          <w:rPr>
            <w:rFonts w:eastAsiaTheme="minorEastAsia"/>
            <w:sz w:val="24"/>
            <w:szCs w:val="24"/>
          </w:rPr>
          <w:t xml:space="preserve"> (Fig.1, </w:t>
        </w:r>
      </w:ins>
      <w:ins w:id="248" w:author="Boris Gafurov" w:date="2023-03-26T22:59:00Z">
        <w:r w:rsidR="007B65C8">
          <w:rPr>
            <w:rFonts w:eastAsiaTheme="minorEastAsia"/>
            <w:sz w:val="24"/>
            <w:szCs w:val="24"/>
          </w:rPr>
          <w:t>C</w:t>
        </w:r>
      </w:ins>
      <w:ins w:id="249" w:author="Boris Gafurov" w:date="2023-03-26T21:46:00Z">
        <w:r w:rsidR="00D433F9">
          <w:rPr>
            <w:rFonts w:eastAsiaTheme="minorEastAsia"/>
            <w:sz w:val="24"/>
            <w:szCs w:val="24"/>
          </w:rPr>
          <w:t xml:space="preserve"> and </w:t>
        </w:r>
      </w:ins>
      <w:ins w:id="250" w:author="Boris Gafurov" w:date="2023-03-26T22:59:00Z">
        <w:r w:rsidR="007B65C8">
          <w:rPr>
            <w:rFonts w:eastAsiaTheme="minorEastAsia"/>
            <w:sz w:val="24"/>
            <w:szCs w:val="24"/>
          </w:rPr>
          <w:t>D</w:t>
        </w:r>
      </w:ins>
      <w:ins w:id="251" w:author="Boris Gafurov" w:date="2023-03-26T21:50:00Z">
        <w:r w:rsidR="00D433F9">
          <w:rPr>
            <w:rFonts w:eastAsiaTheme="minorEastAsia"/>
            <w:sz w:val="24"/>
            <w:szCs w:val="24"/>
          </w:rPr>
          <w:t>, 291.</w:t>
        </w:r>
      </w:ins>
      <w:ins w:id="252" w:author="Boris Gafurov" w:date="2023-03-26T21:54:00Z">
        <w:r w:rsidR="00D433F9">
          <w:rPr>
            <w:rFonts w:eastAsiaTheme="minorEastAsia"/>
            <w:sz w:val="24"/>
            <w:szCs w:val="24"/>
          </w:rPr>
          <w:t>37</w:t>
        </w:r>
      </w:ins>
      <w:ins w:id="253" w:author="Boris Gafurov" w:date="2023-03-26T22:01:00Z">
        <w:r w:rsidR="00256E1B">
          <w:rPr>
            <w:rFonts w:eastAsiaTheme="minorEastAsia"/>
            <w:sz w:val="24"/>
            <w:szCs w:val="24"/>
          </w:rPr>
          <w:t>+/-</w:t>
        </w:r>
      </w:ins>
      <w:ins w:id="254" w:author="Boris Gafurov" w:date="2023-03-26T21:51:00Z">
        <w:r w:rsidR="00D433F9">
          <w:rPr>
            <w:rFonts w:eastAsiaTheme="minorEastAsia"/>
            <w:sz w:val="24"/>
            <w:szCs w:val="24"/>
          </w:rPr>
          <w:t>0.67</w:t>
        </w:r>
      </w:ins>
      <w:ins w:id="255" w:author="Boris Gafurov" w:date="2023-03-26T23:12:00Z">
        <w:r w:rsidR="00377BCD">
          <w:rPr>
            <w:rFonts w:eastAsiaTheme="minorEastAsia"/>
            <w:sz w:val="24"/>
            <w:szCs w:val="24"/>
          </w:rPr>
          <w:t>, n=617</w:t>
        </w:r>
      </w:ins>
      <w:ins w:id="256" w:author="Boris Gafurov" w:date="2023-03-26T21:51:00Z">
        <w:r w:rsidR="00D433F9">
          <w:rPr>
            <w:rFonts w:eastAsiaTheme="minorEastAsia"/>
            <w:sz w:val="24"/>
            <w:szCs w:val="24"/>
          </w:rPr>
          <w:t xml:space="preserve"> and 291</w:t>
        </w:r>
      </w:ins>
      <w:ins w:id="257" w:author="Boris Gafurov" w:date="2023-03-26T18:57:00Z">
        <w:r w:rsidR="00F50EAF">
          <w:rPr>
            <w:rFonts w:eastAsiaTheme="minorEastAsia"/>
            <w:sz w:val="24"/>
            <w:szCs w:val="24"/>
          </w:rPr>
          <w:t>.</w:t>
        </w:r>
      </w:ins>
      <w:ins w:id="258" w:author="Boris Gafurov" w:date="2023-03-26T21:54:00Z">
        <w:r w:rsidR="00D433F9">
          <w:rPr>
            <w:rFonts w:eastAsiaTheme="minorEastAsia"/>
            <w:sz w:val="24"/>
            <w:szCs w:val="24"/>
          </w:rPr>
          <w:t>37</w:t>
        </w:r>
      </w:ins>
      <w:ins w:id="259" w:author="Boris Gafurov" w:date="2023-03-26T22:01:00Z">
        <w:r w:rsidR="00256E1B">
          <w:rPr>
            <w:rFonts w:eastAsiaTheme="minorEastAsia"/>
            <w:sz w:val="24"/>
            <w:szCs w:val="24"/>
          </w:rPr>
          <w:t>+/-</w:t>
        </w:r>
      </w:ins>
      <w:ins w:id="260" w:author="Boris Gafurov" w:date="2023-03-26T21:51:00Z">
        <w:r w:rsidR="00D433F9">
          <w:rPr>
            <w:rFonts w:eastAsiaTheme="minorEastAsia"/>
            <w:sz w:val="24"/>
            <w:szCs w:val="24"/>
          </w:rPr>
          <w:t>0</w:t>
        </w:r>
      </w:ins>
      <w:ins w:id="261" w:author="Boris Gafurov" w:date="2023-03-26T21:52:00Z">
        <w:r w:rsidR="00D433F9">
          <w:rPr>
            <w:rFonts w:eastAsiaTheme="minorEastAsia"/>
            <w:sz w:val="24"/>
            <w:szCs w:val="24"/>
          </w:rPr>
          <w:t>.</w:t>
        </w:r>
      </w:ins>
      <w:ins w:id="262" w:author="Boris Gafurov" w:date="2023-03-26T21:51:00Z">
        <w:r w:rsidR="00D433F9">
          <w:rPr>
            <w:rFonts w:eastAsiaTheme="minorEastAsia"/>
            <w:sz w:val="24"/>
            <w:szCs w:val="24"/>
          </w:rPr>
          <w:t>71</w:t>
        </w:r>
      </w:ins>
      <w:ins w:id="263" w:author="Boris Gafurov" w:date="2023-03-26T23:12:00Z">
        <w:r w:rsidR="00377BCD">
          <w:rPr>
            <w:rFonts w:eastAsiaTheme="minorEastAsia"/>
            <w:sz w:val="24"/>
            <w:szCs w:val="24"/>
          </w:rPr>
          <w:t>, n=617</w:t>
        </w:r>
      </w:ins>
      <w:ins w:id="264" w:author="Boris Gafurov" w:date="2023-03-26T21:51:00Z">
        <w:r w:rsidR="00D433F9">
          <w:rPr>
            <w:rFonts w:eastAsiaTheme="minorEastAsia"/>
            <w:sz w:val="24"/>
            <w:szCs w:val="24"/>
          </w:rPr>
          <w:t>)</w:t>
        </w:r>
      </w:ins>
      <w:ins w:id="265" w:author="Boris Gafurov" w:date="2023-03-26T21:52:00Z">
        <w:r w:rsidR="00D433F9">
          <w:rPr>
            <w:rFonts w:eastAsiaTheme="minorEastAsia"/>
            <w:sz w:val="24"/>
            <w:szCs w:val="24"/>
          </w:rPr>
          <w:t>.</w:t>
        </w:r>
      </w:ins>
      <w:ins w:id="266" w:author="Boris Gafurov" w:date="2023-03-26T21:47:00Z">
        <w:r w:rsidR="00D433F9">
          <w:rPr>
            <w:rFonts w:eastAsiaTheme="minorEastAsia"/>
            <w:sz w:val="24"/>
            <w:szCs w:val="24"/>
          </w:rPr>
          <w:t xml:space="preserve"> 10% charged devices </w:t>
        </w:r>
      </w:ins>
      <w:ins w:id="267" w:author="Boris Gafurov" w:date="2023-03-26T21:48:00Z">
        <w:r w:rsidR="00D433F9">
          <w:rPr>
            <w:rFonts w:eastAsiaTheme="minorEastAsia"/>
            <w:sz w:val="24"/>
            <w:szCs w:val="24"/>
          </w:rPr>
          <w:t xml:space="preserve">(Fig.1, </w:t>
        </w:r>
      </w:ins>
      <w:ins w:id="268" w:author="Boris Gafurov" w:date="2023-03-26T22:59:00Z">
        <w:r w:rsidR="007B65C8">
          <w:rPr>
            <w:rFonts w:eastAsiaTheme="minorEastAsia"/>
            <w:sz w:val="24"/>
            <w:szCs w:val="24"/>
          </w:rPr>
          <w:t>E</w:t>
        </w:r>
      </w:ins>
      <w:ins w:id="269" w:author="Boris Gafurov" w:date="2023-03-26T21:48:00Z">
        <w:r w:rsidR="00D433F9">
          <w:rPr>
            <w:rFonts w:eastAsiaTheme="minorEastAsia"/>
            <w:sz w:val="24"/>
            <w:szCs w:val="24"/>
          </w:rPr>
          <w:t xml:space="preserve"> and </w:t>
        </w:r>
      </w:ins>
      <w:ins w:id="270" w:author="Boris Gafurov" w:date="2023-03-26T22:59:00Z">
        <w:r w:rsidR="007B65C8">
          <w:rPr>
            <w:rFonts w:eastAsiaTheme="minorEastAsia"/>
            <w:sz w:val="24"/>
            <w:szCs w:val="24"/>
          </w:rPr>
          <w:t>F</w:t>
        </w:r>
      </w:ins>
      <w:ins w:id="271" w:author="Boris Gafurov" w:date="2023-03-26T22:02:00Z">
        <w:r w:rsidR="00256E1B">
          <w:rPr>
            <w:rFonts w:eastAsiaTheme="minorEastAsia"/>
            <w:sz w:val="24"/>
            <w:szCs w:val="24"/>
          </w:rPr>
          <w:t>, 291</w:t>
        </w:r>
      </w:ins>
      <w:ins w:id="272" w:author="Boris Gafurov" w:date="2023-03-26T22:03:00Z">
        <w:r w:rsidR="00256E1B">
          <w:rPr>
            <w:rFonts w:eastAsiaTheme="minorEastAsia"/>
            <w:sz w:val="24"/>
            <w:szCs w:val="24"/>
          </w:rPr>
          <w:t>.42+/-0.76</w:t>
        </w:r>
      </w:ins>
      <w:ins w:id="273" w:author="Boris Gafurov" w:date="2023-03-26T23:12:00Z">
        <w:r w:rsidR="00377BCD">
          <w:rPr>
            <w:rFonts w:eastAsiaTheme="minorEastAsia"/>
            <w:sz w:val="24"/>
            <w:szCs w:val="24"/>
          </w:rPr>
          <w:t>, n=617</w:t>
        </w:r>
      </w:ins>
      <w:ins w:id="274" w:author="Boris Gafurov" w:date="2023-03-26T22:03:00Z">
        <w:r w:rsidR="00256E1B">
          <w:rPr>
            <w:rFonts w:eastAsiaTheme="minorEastAsia"/>
            <w:sz w:val="24"/>
            <w:szCs w:val="24"/>
          </w:rPr>
          <w:t xml:space="preserve"> and 291.39+/-0.77</w:t>
        </w:r>
      </w:ins>
      <w:ins w:id="275" w:author="Boris Gafurov" w:date="2023-03-26T23:12:00Z">
        <w:r w:rsidR="00377BCD">
          <w:rPr>
            <w:rFonts w:eastAsiaTheme="minorEastAsia"/>
            <w:sz w:val="24"/>
            <w:szCs w:val="24"/>
          </w:rPr>
          <w:t>, n=617</w:t>
        </w:r>
      </w:ins>
      <w:ins w:id="276" w:author="Boris Gafurov" w:date="2023-03-26T21:48:00Z">
        <w:r w:rsidR="00D433F9">
          <w:rPr>
            <w:rFonts w:eastAsiaTheme="minorEastAsia"/>
            <w:sz w:val="24"/>
            <w:szCs w:val="24"/>
          </w:rPr>
          <w:t xml:space="preserve">) </w:t>
        </w:r>
      </w:ins>
      <w:ins w:id="277" w:author="Boris Gafurov" w:date="2023-03-26T21:47:00Z">
        <w:r w:rsidR="00D433F9">
          <w:rPr>
            <w:rFonts w:eastAsiaTheme="minorEastAsia"/>
            <w:sz w:val="24"/>
            <w:szCs w:val="24"/>
          </w:rPr>
          <w:t xml:space="preserve">showed tendency but </w:t>
        </w:r>
      </w:ins>
      <w:ins w:id="278" w:author="Boris Gafurov" w:date="2023-03-26T22:20:00Z">
        <w:r w:rsidR="00366E86">
          <w:rPr>
            <w:rFonts w:eastAsiaTheme="minorEastAsia"/>
            <w:sz w:val="24"/>
            <w:szCs w:val="24"/>
          </w:rPr>
          <w:t xml:space="preserve">were </w:t>
        </w:r>
      </w:ins>
      <w:ins w:id="279" w:author="Boris Gafurov" w:date="2023-03-26T21:47:00Z">
        <w:r w:rsidR="00D433F9">
          <w:rPr>
            <w:rFonts w:eastAsiaTheme="minorEastAsia"/>
            <w:sz w:val="24"/>
            <w:szCs w:val="24"/>
          </w:rPr>
          <w:t xml:space="preserve">insignificant </w:t>
        </w:r>
      </w:ins>
      <w:ins w:id="280" w:author="Boris Gafurov" w:date="2023-03-26T22:20:00Z">
        <w:r w:rsidR="00366E86">
          <w:rPr>
            <w:rFonts w:eastAsiaTheme="minorEastAsia"/>
            <w:sz w:val="24"/>
            <w:szCs w:val="24"/>
          </w:rPr>
          <w:t xml:space="preserve">with </w:t>
        </w:r>
      </w:ins>
      <w:ins w:id="281" w:author="Boris Gafurov" w:date="2023-03-26T21:47:00Z">
        <w:r w:rsidR="00D433F9">
          <w:rPr>
            <w:rFonts w:eastAsiaTheme="minorEastAsia"/>
            <w:sz w:val="24"/>
            <w:szCs w:val="24"/>
          </w:rPr>
          <w:t>Z score</w:t>
        </w:r>
      </w:ins>
      <w:ins w:id="282" w:author="Boris Gafurov" w:date="2023-03-26T22:20:00Z">
        <w:r w:rsidR="00366E86">
          <w:rPr>
            <w:rFonts w:eastAsiaTheme="minorEastAsia"/>
            <w:sz w:val="24"/>
            <w:szCs w:val="24"/>
          </w:rPr>
          <w:t>s</w:t>
        </w:r>
      </w:ins>
      <w:ins w:id="283" w:author="Boris Gafurov" w:date="2023-03-26T21:47:00Z">
        <w:r w:rsidR="00D433F9">
          <w:rPr>
            <w:rFonts w:eastAsiaTheme="minorEastAsia"/>
            <w:sz w:val="24"/>
            <w:szCs w:val="24"/>
          </w:rPr>
          <w:t xml:space="preserve"> </w:t>
        </w:r>
      </w:ins>
      <w:ins w:id="284" w:author="Boris Gafurov" w:date="2023-03-26T22:21:00Z">
        <w:r w:rsidR="00366E86">
          <w:rPr>
            <w:rFonts w:eastAsiaTheme="minorEastAsia"/>
            <w:sz w:val="24"/>
            <w:szCs w:val="24"/>
          </w:rPr>
          <w:t xml:space="preserve">of </w:t>
        </w:r>
      </w:ins>
      <w:ins w:id="285" w:author="Boris Gafurov" w:date="2023-03-26T21:47:00Z">
        <w:r w:rsidR="00D433F9">
          <w:rPr>
            <w:rFonts w:eastAsiaTheme="minorEastAsia"/>
            <w:sz w:val="24"/>
            <w:szCs w:val="24"/>
          </w:rPr>
          <w:t>0.6 and 1.3</w:t>
        </w:r>
      </w:ins>
      <w:ins w:id="286" w:author="Boris Gafurov" w:date="2023-03-26T21:48:00Z">
        <w:r w:rsidR="00D433F9">
          <w:rPr>
            <w:rFonts w:eastAsiaTheme="minorEastAsia"/>
            <w:sz w:val="24"/>
            <w:szCs w:val="24"/>
          </w:rPr>
          <w:t>, respectively</w:t>
        </w:r>
      </w:ins>
      <w:ins w:id="287" w:author="Boris Gafurov" w:date="2023-03-26T21:47:00Z">
        <w:r w:rsidR="00D433F9">
          <w:rPr>
            <w:rFonts w:eastAsiaTheme="minorEastAsia"/>
            <w:sz w:val="24"/>
            <w:szCs w:val="24"/>
          </w:rPr>
          <w:t>.</w:t>
        </w:r>
      </w:ins>
      <w:ins w:id="288" w:author="Boris Gafurov" w:date="2023-03-26T22:21:00Z">
        <w:r w:rsidR="00366E86">
          <w:rPr>
            <w:rFonts w:eastAsiaTheme="minorEastAsia"/>
            <w:sz w:val="24"/>
            <w:szCs w:val="24"/>
          </w:rPr>
          <w:t xml:space="preserve"> </w:t>
        </w:r>
      </w:ins>
      <w:ins w:id="289" w:author="Boris Gafurov" w:date="2023-03-26T22:22:00Z">
        <w:r w:rsidR="00366E86">
          <w:rPr>
            <w:rFonts w:eastAsiaTheme="minorEastAsia"/>
            <w:sz w:val="24"/>
            <w:szCs w:val="24"/>
          </w:rPr>
          <w:t xml:space="preserve">High CPU load significant effect seems to be due to </w:t>
        </w:r>
      </w:ins>
      <w:ins w:id="290" w:author="Boris Gafurov" w:date="2023-03-26T22:23:00Z">
        <w:r w:rsidR="00366E86">
          <w:rPr>
            <w:rFonts w:eastAsiaTheme="minorEastAsia"/>
            <w:sz w:val="24"/>
            <w:szCs w:val="24"/>
          </w:rPr>
          <w:t xml:space="preserve">the lower standard deviation in the intervals </w:t>
        </w:r>
      </w:ins>
      <w:ins w:id="291" w:author="Boris Gafurov" w:date="2023-03-26T22:24:00Z">
        <w:r w:rsidR="00366E86">
          <w:rPr>
            <w:rFonts w:eastAsiaTheme="minorEastAsia"/>
            <w:sz w:val="24"/>
            <w:szCs w:val="24"/>
          </w:rPr>
          <w:t xml:space="preserve">distribution </w:t>
        </w:r>
      </w:ins>
      <w:ins w:id="292" w:author="Boris Gafurov" w:date="2023-03-26T22:23:00Z">
        <w:r w:rsidR="00366E86">
          <w:rPr>
            <w:rFonts w:eastAsiaTheme="minorEastAsia"/>
            <w:sz w:val="24"/>
            <w:szCs w:val="24"/>
          </w:rPr>
          <w:t>that indicate</w:t>
        </w:r>
      </w:ins>
      <w:ins w:id="293" w:author="Boris Gafurov" w:date="2023-03-26T22:26:00Z">
        <w:r w:rsidR="00366E86">
          <w:rPr>
            <w:rFonts w:eastAsiaTheme="minorEastAsia"/>
            <w:sz w:val="24"/>
            <w:szCs w:val="24"/>
          </w:rPr>
          <w:t>s</w:t>
        </w:r>
      </w:ins>
      <w:ins w:id="294" w:author="Boris Gafurov" w:date="2023-03-26T22:23:00Z">
        <w:r w:rsidR="00366E86">
          <w:rPr>
            <w:rFonts w:eastAsiaTheme="minorEastAsia"/>
            <w:sz w:val="24"/>
            <w:szCs w:val="24"/>
          </w:rPr>
          <w:t xml:space="preserve"> more consistent sensor readings in th</w:t>
        </w:r>
      </w:ins>
      <w:ins w:id="295" w:author="Boris Gafurov" w:date="2023-03-26T22:24:00Z">
        <w:r w:rsidR="00366E86">
          <w:rPr>
            <w:rFonts w:eastAsiaTheme="minorEastAsia"/>
            <w:sz w:val="24"/>
            <w:szCs w:val="24"/>
          </w:rPr>
          <w:t>ese conditions.</w:t>
        </w:r>
      </w:ins>
      <w:ins w:id="296" w:author="Boris Gafurov" w:date="2023-03-26T22:22:00Z">
        <w:r w:rsidR="00366E86">
          <w:rPr>
            <w:rFonts w:eastAsiaTheme="minorEastAsia"/>
            <w:sz w:val="24"/>
            <w:szCs w:val="24"/>
          </w:rPr>
          <w:t xml:space="preserve"> </w:t>
        </w:r>
      </w:ins>
    </w:p>
    <w:p w14:paraId="07D5F680" w14:textId="77777777" w:rsidR="0082506F" w:rsidRDefault="0082506F" w:rsidP="6A7CCFFD">
      <w:pPr>
        <w:rPr>
          <w:ins w:id="297" w:author="Boris Gafurov" w:date="2023-03-25T15:04:00Z"/>
          <w:rFonts w:eastAsiaTheme="minorEastAsia"/>
          <w:sz w:val="24"/>
          <w:szCs w:val="24"/>
        </w:rPr>
      </w:pPr>
    </w:p>
    <w:p w14:paraId="6FEC8B2E" w14:textId="457AC6CC" w:rsidR="003C209E" w:rsidRDefault="003C209E" w:rsidP="6A7CCFFD">
      <w:pPr>
        <w:rPr>
          <w:ins w:id="298" w:author="Boris Gafurov" w:date="2023-03-25T15:04:00Z"/>
          <w:rFonts w:eastAsiaTheme="minorEastAsia"/>
          <w:sz w:val="24"/>
          <w:szCs w:val="24"/>
        </w:rPr>
      </w:pPr>
      <w:ins w:id="299" w:author="Boris Gafurov" w:date="2023-03-25T15:04:00Z">
        <w:r>
          <w:rPr>
            <w:rFonts w:eastAsiaTheme="minorEastAsia"/>
            <w:sz w:val="24"/>
            <w:szCs w:val="24"/>
          </w:rPr>
          <w:t>Figure 1.</w:t>
        </w:r>
      </w:ins>
      <w:ins w:id="300" w:author="Boris Gafurov" w:date="2023-03-25T15:07:00Z">
        <w:r>
          <w:rPr>
            <w:rFonts w:eastAsiaTheme="minorEastAsia"/>
            <w:sz w:val="24"/>
            <w:szCs w:val="24"/>
          </w:rPr>
          <w:t xml:space="preserve"> </w:t>
        </w:r>
      </w:ins>
      <w:ins w:id="301" w:author="Boris Gafurov" w:date="2023-03-25T15:16:00Z">
        <w:r w:rsidR="000958AE">
          <w:rPr>
            <w:rFonts w:eastAsiaTheme="minorEastAsia"/>
            <w:sz w:val="24"/>
            <w:szCs w:val="24"/>
          </w:rPr>
          <w:t>Plugged</w:t>
        </w:r>
      </w:ins>
      <w:ins w:id="302" w:author="Boris Gafurov" w:date="2023-03-25T15:17:00Z">
        <w:r w:rsidR="000958AE">
          <w:rPr>
            <w:rFonts w:eastAsiaTheme="minorEastAsia"/>
            <w:sz w:val="24"/>
            <w:szCs w:val="24"/>
          </w:rPr>
          <w:t xml:space="preserve"> in state and h</w:t>
        </w:r>
      </w:ins>
      <w:ins w:id="303" w:author="Boris Gafurov" w:date="2023-03-25T15:08:00Z">
        <w:r>
          <w:rPr>
            <w:rFonts w:eastAsiaTheme="minorEastAsia"/>
            <w:sz w:val="24"/>
            <w:szCs w:val="24"/>
          </w:rPr>
          <w:t xml:space="preserve">igh CPU load has a significant impact on the intervals between </w:t>
        </w:r>
      </w:ins>
      <w:ins w:id="304" w:author="Boris Gafurov" w:date="2023-03-26T22:45:00Z">
        <w:r w:rsidR="008017A7">
          <w:rPr>
            <w:rFonts w:eastAsiaTheme="minorEastAsia"/>
            <w:sz w:val="24"/>
            <w:szCs w:val="24"/>
          </w:rPr>
          <w:t>accel</w:t>
        </w:r>
      </w:ins>
      <w:ins w:id="305" w:author="Boris Gafurov" w:date="2023-03-26T22:46:00Z">
        <w:r w:rsidR="008017A7">
          <w:rPr>
            <w:rFonts w:eastAsiaTheme="minorEastAsia"/>
            <w:sz w:val="24"/>
            <w:szCs w:val="24"/>
          </w:rPr>
          <w:t xml:space="preserve">erometer </w:t>
        </w:r>
      </w:ins>
      <w:ins w:id="306" w:author="Boris Gafurov" w:date="2023-03-25T15:08:00Z">
        <w:r>
          <w:rPr>
            <w:rFonts w:eastAsiaTheme="minorEastAsia"/>
            <w:sz w:val="24"/>
            <w:szCs w:val="24"/>
          </w:rPr>
          <w:t>sensor’s</w:t>
        </w:r>
      </w:ins>
      <w:ins w:id="307" w:author="Boris Gafurov" w:date="2023-03-25T15:09:00Z">
        <w:r>
          <w:rPr>
            <w:rFonts w:eastAsiaTheme="minorEastAsia"/>
            <w:sz w:val="24"/>
            <w:szCs w:val="24"/>
          </w:rPr>
          <w:t xml:space="preserve"> data a</w:t>
        </w:r>
      </w:ins>
      <w:ins w:id="308" w:author="Boris Gafurov" w:date="2023-03-25T15:15:00Z">
        <w:r w:rsidR="000958AE">
          <w:rPr>
            <w:rFonts w:eastAsiaTheme="minorEastAsia"/>
            <w:sz w:val="24"/>
            <w:szCs w:val="24"/>
          </w:rPr>
          <w:t>c</w:t>
        </w:r>
      </w:ins>
      <w:ins w:id="309" w:author="Boris Gafurov" w:date="2023-03-25T15:09:00Z">
        <w:r>
          <w:rPr>
            <w:rFonts w:eastAsiaTheme="minorEastAsia"/>
            <w:sz w:val="24"/>
            <w:szCs w:val="24"/>
          </w:rPr>
          <w:t>cess.</w:t>
        </w:r>
      </w:ins>
    </w:p>
    <w:p w14:paraId="11798851" w14:textId="780D33CE" w:rsidR="003C209E" w:rsidRDefault="007B65C8" w:rsidP="6A7CCFFD">
      <w:pPr>
        <w:rPr>
          <w:ins w:id="310" w:author="Boris Gafurov" w:date="2023-03-26T18:26:00Z"/>
          <w:rFonts w:eastAsiaTheme="minorEastAsia"/>
          <w:sz w:val="24"/>
          <w:szCs w:val="24"/>
        </w:rPr>
      </w:pPr>
      <w:ins w:id="311" w:author="Boris Gafurov" w:date="2023-03-26T22:57:00Z">
        <w:r>
          <w:rPr>
            <w:noProof/>
          </w:rPr>
          <w:drawing>
            <wp:inline distT="0" distB="0" distL="0" distR="0" wp14:anchorId="2D895C60" wp14:editId="7B5ABCAA">
              <wp:extent cx="5943600" cy="38074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5943600" cy="3807460"/>
                      </a:xfrm>
                      <a:prstGeom prst="rect">
                        <a:avLst/>
                      </a:prstGeom>
                    </pic:spPr>
                  </pic:pic>
                </a:graphicData>
              </a:graphic>
            </wp:inline>
          </w:drawing>
        </w:r>
      </w:ins>
    </w:p>
    <w:p w14:paraId="5DADF08F" w14:textId="71C5182A" w:rsidR="000857D2" w:rsidRDefault="000857D2" w:rsidP="6A7CCFFD">
      <w:pPr>
        <w:rPr>
          <w:ins w:id="312" w:author="Boris Gafurov" w:date="2023-03-25T15:30:00Z"/>
          <w:rFonts w:eastAsiaTheme="minorEastAsia"/>
          <w:sz w:val="24"/>
          <w:szCs w:val="24"/>
        </w:rPr>
      </w:pPr>
      <w:ins w:id="313" w:author="Boris Gafurov" w:date="2023-03-26T18:27:00Z">
        <w:r>
          <w:rPr>
            <w:rFonts w:eastAsiaTheme="minorEastAsia"/>
            <w:sz w:val="24"/>
            <w:szCs w:val="24"/>
          </w:rPr>
          <w:t>*</w:t>
        </w:r>
      </w:ins>
      <w:ins w:id="314" w:author="Boris Gafurov" w:date="2023-03-26T18:28:00Z">
        <w:r>
          <w:rPr>
            <w:rFonts w:eastAsiaTheme="minorEastAsia"/>
            <w:sz w:val="24"/>
            <w:szCs w:val="24"/>
          </w:rPr>
          <w:t>, #</w:t>
        </w:r>
      </w:ins>
      <w:ins w:id="315" w:author="Boris Gafurov" w:date="2023-03-26T18:27:00Z">
        <w:r>
          <w:rPr>
            <w:rFonts w:eastAsiaTheme="minorEastAsia"/>
            <w:sz w:val="24"/>
            <w:szCs w:val="24"/>
          </w:rPr>
          <w:t xml:space="preserve"> </w:t>
        </w:r>
      </w:ins>
      <w:ins w:id="316" w:author="Boris Gafurov" w:date="2023-03-26T18:29:00Z">
        <w:r>
          <w:rPr>
            <w:rFonts w:eastAsiaTheme="minorEastAsia"/>
            <w:sz w:val="24"/>
            <w:szCs w:val="24"/>
          </w:rPr>
          <w:t xml:space="preserve">show significant mean differences </w:t>
        </w:r>
      </w:ins>
      <w:ins w:id="317" w:author="Boris Gafurov" w:date="2023-03-26T18:33:00Z">
        <w:r>
          <w:rPr>
            <w:rFonts w:eastAsiaTheme="minorEastAsia"/>
            <w:sz w:val="24"/>
            <w:szCs w:val="24"/>
          </w:rPr>
          <w:t xml:space="preserve">in intervals between sensor readings </w:t>
        </w:r>
      </w:ins>
      <w:ins w:id="318" w:author="Boris Gafurov" w:date="2023-03-26T18:29:00Z">
        <w:r>
          <w:rPr>
            <w:rFonts w:eastAsiaTheme="minorEastAsia"/>
            <w:sz w:val="24"/>
            <w:szCs w:val="24"/>
          </w:rPr>
          <w:t>(</w:t>
        </w:r>
      </w:ins>
      <w:ins w:id="319" w:author="Boris Gafurov" w:date="2023-03-26T18:27:00Z">
        <w:r>
          <w:rPr>
            <w:rFonts w:eastAsiaTheme="minorEastAsia"/>
            <w:sz w:val="24"/>
            <w:szCs w:val="24"/>
          </w:rPr>
          <w:t>t-test</w:t>
        </w:r>
      </w:ins>
      <w:ins w:id="320" w:author="Boris Gafurov" w:date="2023-03-26T18:52:00Z">
        <w:r w:rsidR="00A50FC2">
          <w:rPr>
            <w:rFonts w:eastAsiaTheme="minorEastAsia"/>
            <w:sz w:val="24"/>
            <w:szCs w:val="24"/>
          </w:rPr>
          <w:t>,</w:t>
        </w:r>
      </w:ins>
      <w:ins w:id="321" w:author="Boris Gafurov" w:date="2023-03-26T18:27:00Z">
        <w:r>
          <w:rPr>
            <w:rFonts w:eastAsiaTheme="minorEastAsia"/>
            <w:sz w:val="24"/>
            <w:szCs w:val="24"/>
          </w:rPr>
          <w:t xml:space="preserve"> p&lt;0.01</w:t>
        </w:r>
      </w:ins>
      <w:ins w:id="322" w:author="Boris Gafurov" w:date="2023-03-26T18:30:00Z">
        <w:r>
          <w:rPr>
            <w:rFonts w:eastAsiaTheme="minorEastAsia"/>
            <w:sz w:val="24"/>
            <w:szCs w:val="24"/>
          </w:rPr>
          <w:t>)</w:t>
        </w:r>
      </w:ins>
      <w:ins w:id="323" w:author="Boris Gafurov" w:date="2023-03-26T18:27:00Z">
        <w:r>
          <w:rPr>
            <w:rFonts w:eastAsiaTheme="minorEastAsia"/>
            <w:sz w:val="24"/>
            <w:szCs w:val="24"/>
          </w:rPr>
          <w:t xml:space="preserve"> </w:t>
        </w:r>
      </w:ins>
      <w:ins w:id="324" w:author="Boris Gafurov" w:date="2023-03-26T18:43:00Z">
        <w:r w:rsidR="00845678">
          <w:rPr>
            <w:rFonts w:eastAsiaTheme="minorEastAsia"/>
            <w:sz w:val="24"/>
            <w:szCs w:val="24"/>
          </w:rPr>
          <w:t>for 100%, 10%</w:t>
        </w:r>
      </w:ins>
      <w:ins w:id="325" w:author="Boris Gafurov" w:date="2023-03-26T18:44:00Z">
        <w:r w:rsidR="00845678">
          <w:rPr>
            <w:rFonts w:eastAsiaTheme="minorEastAsia"/>
            <w:sz w:val="24"/>
            <w:szCs w:val="24"/>
          </w:rPr>
          <w:t xml:space="preserve"> and 100% charged with high CPU load </w:t>
        </w:r>
      </w:ins>
      <w:ins w:id="326" w:author="Boris Gafurov" w:date="2023-03-26T18:35:00Z">
        <w:r>
          <w:rPr>
            <w:rFonts w:eastAsiaTheme="minorEastAsia"/>
            <w:sz w:val="24"/>
            <w:szCs w:val="24"/>
          </w:rPr>
          <w:t xml:space="preserve">when </w:t>
        </w:r>
      </w:ins>
      <w:ins w:id="327" w:author="Boris Gafurov" w:date="2023-03-26T18:44:00Z">
        <w:r w:rsidR="00845678">
          <w:rPr>
            <w:rFonts w:eastAsiaTheme="minorEastAsia"/>
            <w:sz w:val="24"/>
            <w:szCs w:val="24"/>
          </w:rPr>
          <w:t xml:space="preserve">compared </w:t>
        </w:r>
      </w:ins>
      <w:ins w:id="328" w:author="Boris Gafurov" w:date="2023-03-26T18:45:00Z">
        <w:r w:rsidR="00845678">
          <w:rPr>
            <w:rFonts w:eastAsiaTheme="minorEastAsia"/>
            <w:sz w:val="24"/>
            <w:szCs w:val="24"/>
          </w:rPr>
          <w:t>with the plugged in</w:t>
        </w:r>
      </w:ins>
      <w:ins w:id="329" w:author="Boris Gafurov" w:date="2023-03-26T18:46:00Z">
        <w:r w:rsidR="00A50FC2">
          <w:rPr>
            <w:rFonts w:eastAsiaTheme="minorEastAsia"/>
            <w:sz w:val="24"/>
            <w:szCs w:val="24"/>
          </w:rPr>
          <w:t>,</w:t>
        </w:r>
      </w:ins>
      <w:ins w:id="330" w:author="Boris Gafurov" w:date="2023-03-26T18:45:00Z">
        <w:r w:rsidR="00845678">
          <w:rPr>
            <w:rFonts w:eastAsiaTheme="minorEastAsia"/>
            <w:sz w:val="24"/>
            <w:szCs w:val="24"/>
          </w:rPr>
          <w:t xml:space="preserve"> 100% charged </w:t>
        </w:r>
      </w:ins>
      <w:ins w:id="331" w:author="Boris Gafurov" w:date="2023-03-26T18:35:00Z">
        <w:r>
          <w:rPr>
            <w:rFonts w:eastAsiaTheme="minorEastAsia"/>
            <w:sz w:val="24"/>
            <w:szCs w:val="24"/>
          </w:rPr>
          <w:t>device</w:t>
        </w:r>
      </w:ins>
      <w:ins w:id="332" w:author="Boris Gafurov" w:date="2023-03-26T18:28:00Z">
        <w:r>
          <w:rPr>
            <w:rFonts w:eastAsiaTheme="minorEastAsia"/>
            <w:sz w:val="24"/>
            <w:szCs w:val="24"/>
          </w:rPr>
          <w:t xml:space="preserve"> with </w:t>
        </w:r>
      </w:ins>
      <w:ins w:id="333" w:author="Boris Gafurov" w:date="2023-03-26T18:46:00Z">
        <w:r w:rsidR="00A50FC2">
          <w:rPr>
            <w:rFonts w:eastAsiaTheme="minorEastAsia"/>
            <w:sz w:val="24"/>
            <w:szCs w:val="24"/>
          </w:rPr>
          <w:t xml:space="preserve">sensor reading </w:t>
        </w:r>
      </w:ins>
      <w:ins w:id="334" w:author="Boris Gafurov" w:date="2023-03-26T18:28:00Z">
        <w:r>
          <w:rPr>
            <w:rFonts w:eastAsiaTheme="minorEastAsia"/>
            <w:sz w:val="24"/>
            <w:szCs w:val="24"/>
          </w:rPr>
          <w:t xml:space="preserve">app running in foreground </w:t>
        </w:r>
      </w:ins>
      <w:ins w:id="335" w:author="Boris Gafurov" w:date="2023-03-26T18:29:00Z">
        <w:r>
          <w:rPr>
            <w:rFonts w:eastAsiaTheme="minorEastAsia"/>
            <w:sz w:val="24"/>
            <w:szCs w:val="24"/>
          </w:rPr>
          <w:t xml:space="preserve">and background, respectively. </w:t>
        </w:r>
      </w:ins>
      <w:bookmarkStart w:id="336" w:name="OLE_LINK1"/>
      <w:ins w:id="337" w:author="Boris Gafurov" w:date="2023-03-26T18:30:00Z">
        <w:r>
          <w:rPr>
            <w:rFonts w:eastAsiaTheme="minorEastAsia"/>
            <w:sz w:val="24"/>
            <w:szCs w:val="24"/>
          </w:rPr>
          <w:t>+ depict</w:t>
        </w:r>
      </w:ins>
      <w:ins w:id="338" w:author="Boris Gafurov" w:date="2023-03-26T23:14:00Z">
        <w:r w:rsidR="00AA42DA">
          <w:rPr>
            <w:rFonts w:eastAsiaTheme="minorEastAsia"/>
            <w:sz w:val="24"/>
            <w:szCs w:val="24"/>
          </w:rPr>
          <w:t>s</w:t>
        </w:r>
      </w:ins>
      <w:ins w:id="339" w:author="Boris Gafurov" w:date="2023-03-26T18:30:00Z">
        <w:r>
          <w:rPr>
            <w:rFonts w:eastAsiaTheme="minorEastAsia"/>
            <w:sz w:val="24"/>
            <w:szCs w:val="24"/>
          </w:rPr>
          <w:t xml:space="preserve"> </w:t>
        </w:r>
      </w:ins>
      <w:ins w:id="340" w:author="Boris Gafurov" w:date="2023-03-26T18:31:00Z">
        <w:r>
          <w:rPr>
            <w:rFonts w:eastAsiaTheme="minorEastAsia"/>
            <w:sz w:val="24"/>
            <w:szCs w:val="24"/>
          </w:rPr>
          <w:t xml:space="preserve">significant </w:t>
        </w:r>
      </w:ins>
      <w:ins w:id="341" w:author="Boris Gafurov" w:date="2023-03-26T18:49:00Z">
        <w:r w:rsidR="00A50FC2">
          <w:rPr>
            <w:rFonts w:eastAsiaTheme="minorEastAsia"/>
            <w:sz w:val="24"/>
            <w:szCs w:val="24"/>
          </w:rPr>
          <w:t xml:space="preserve">difference between high CPU load </w:t>
        </w:r>
      </w:ins>
      <w:ins w:id="342" w:author="Boris Gafurov" w:date="2023-03-26T18:50:00Z">
        <w:r w:rsidR="00A50FC2">
          <w:rPr>
            <w:rFonts w:eastAsiaTheme="minorEastAsia"/>
            <w:sz w:val="24"/>
            <w:szCs w:val="24"/>
          </w:rPr>
          <w:t xml:space="preserve">and 100% charged device </w:t>
        </w:r>
      </w:ins>
      <w:ins w:id="343" w:author="Boris Gafurov" w:date="2023-03-26T18:49:00Z">
        <w:r w:rsidR="00A50FC2">
          <w:rPr>
            <w:rFonts w:eastAsiaTheme="minorEastAsia"/>
            <w:sz w:val="24"/>
            <w:szCs w:val="24"/>
          </w:rPr>
          <w:t>distributions</w:t>
        </w:r>
      </w:ins>
      <w:ins w:id="344" w:author="Boris Gafurov" w:date="2023-03-26T18:48:00Z">
        <w:r w:rsidR="00A50FC2">
          <w:rPr>
            <w:rFonts w:eastAsiaTheme="minorEastAsia"/>
            <w:sz w:val="24"/>
            <w:szCs w:val="24"/>
          </w:rPr>
          <w:t xml:space="preserve"> of </w:t>
        </w:r>
      </w:ins>
      <w:ins w:id="345" w:author="Boris Gafurov" w:date="2023-03-26T18:51:00Z">
        <w:r w:rsidR="00A50FC2">
          <w:rPr>
            <w:rFonts w:eastAsiaTheme="minorEastAsia"/>
            <w:sz w:val="24"/>
            <w:szCs w:val="24"/>
          </w:rPr>
          <w:t xml:space="preserve">intervals between sensor readings </w:t>
        </w:r>
      </w:ins>
      <w:ins w:id="346" w:author="Boris Gafurov" w:date="2023-03-26T18:52:00Z">
        <w:r w:rsidR="00A50FC2">
          <w:rPr>
            <w:rFonts w:eastAsiaTheme="minorEastAsia"/>
            <w:sz w:val="24"/>
            <w:szCs w:val="24"/>
          </w:rPr>
          <w:t>(</w:t>
        </w:r>
      </w:ins>
      <w:ins w:id="347" w:author="Boris Gafurov" w:date="2023-03-26T18:30:00Z">
        <w:r>
          <w:rPr>
            <w:rFonts w:eastAsiaTheme="minorEastAsia"/>
            <w:sz w:val="24"/>
            <w:szCs w:val="24"/>
          </w:rPr>
          <w:t xml:space="preserve">Z </w:t>
        </w:r>
      </w:ins>
      <w:ins w:id="348" w:author="Boris Gafurov" w:date="2023-03-26T18:31:00Z">
        <w:r>
          <w:rPr>
            <w:rFonts w:eastAsiaTheme="minorEastAsia"/>
            <w:sz w:val="24"/>
            <w:szCs w:val="24"/>
          </w:rPr>
          <w:t>test</w:t>
        </w:r>
      </w:ins>
      <w:ins w:id="349" w:author="Boris Gafurov" w:date="2023-03-26T18:52:00Z">
        <w:r w:rsidR="00A50FC2">
          <w:rPr>
            <w:rFonts w:eastAsiaTheme="minorEastAsia"/>
            <w:sz w:val="24"/>
            <w:szCs w:val="24"/>
          </w:rPr>
          <w:t>,</w:t>
        </w:r>
      </w:ins>
      <w:ins w:id="350" w:author="Boris Gafurov" w:date="2023-03-26T18:31:00Z">
        <w:r>
          <w:rPr>
            <w:rFonts w:eastAsiaTheme="minorEastAsia"/>
            <w:sz w:val="24"/>
            <w:szCs w:val="24"/>
          </w:rPr>
          <w:t xml:space="preserve"> </w:t>
        </w:r>
      </w:ins>
      <w:ins w:id="351" w:author="Boris Gafurov" w:date="2023-03-26T18:30:00Z">
        <w:r>
          <w:rPr>
            <w:rFonts w:eastAsiaTheme="minorEastAsia"/>
            <w:sz w:val="24"/>
            <w:szCs w:val="24"/>
          </w:rPr>
          <w:t>score &gt;</w:t>
        </w:r>
      </w:ins>
      <w:ins w:id="352" w:author="Boris Gafurov" w:date="2023-03-26T18:31:00Z">
        <w:r>
          <w:rPr>
            <w:rFonts w:eastAsiaTheme="minorEastAsia"/>
            <w:sz w:val="24"/>
            <w:szCs w:val="24"/>
          </w:rPr>
          <w:t>1.645</w:t>
        </w:r>
      </w:ins>
      <w:ins w:id="353" w:author="Boris Gafurov" w:date="2023-03-26T18:36:00Z">
        <w:r w:rsidR="00845678">
          <w:rPr>
            <w:rFonts w:eastAsiaTheme="minorEastAsia"/>
            <w:sz w:val="24"/>
            <w:szCs w:val="24"/>
          </w:rPr>
          <w:t>, alpha 0.05</w:t>
        </w:r>
      </w:ins>
      <w:ins w:id="354" w:author="Boris Gafurov" w:date="2023-03-26T18:31:00Z">
        <w:r>
          <w:rPr>
            <w:rFonts w:eastAsiaTheme="minorEastAsia"/>
            <w:sz w:val="24"/>
            <w:szCs w:val="24"/>
          </w:rPr>
          <w:t xml:space="preserve">). </w:t>
        </w:r>
      </w:ins>
      <w:ins w:id="355" w:author="Boris Gafurov" w:date="2023-03-26T22:55:00Z">
        <w:r w:rsidR="007B65C8">
          <w:rPr>
            <w:rFonts w:eastAsiaTheme="minorEastAsia"/>
            <w:sz w:val="24"/>
            <w:szCs w:val="24"/>
          </w:rPr>
          <w:t xml:space="preserve">A - </w:t>
        </w:r>
        <w:r w:rsidR="007B65C8" w:rsidRPr="008017A7">
          <w:rPr>
            <w:rFonts w:eastAsiaTheme="minorEastAsia"/>
            <w:sz w:val="24"/>
            <w:szCs w:val="24"/>
          </w:rPr>
          <w:t>100%</w:t>
        </w:r>
        <w:r w:rsidR="007B65C8">
          <w:rPr>
            <w:rFonts w:eastAsiaTheme="minorEastAsia"/>
            <w:sz w:val="24"/>
            <w:szCs w:val="24"/>
          </w:rPr>
          <w:t xml:space="preserve"> charged device</w:t>
        </w:r>
        <w:r w:rsidR="007B65C8" w:rsidRPr="008017A7">
          <w:rPr>
            <w:rFonts w:eastAsiaTheme="minorEastAsia"/>
            <w:sz w:val="24"/>
            <w:szCs w:val="24"/>
          </w:rPr>
          <w:t xml:space="preserve">, plugged in, app </w:t>
        </w:r>
        <w:r w:rsidR="007B65C8">
          <w:rPr>
            <w:rFonts w:eastAsiaTheme="minorEastAsia"/>
            <w:sz w:val="24"/>
            <w:szCs w:val="24"/>
          </w:rPr>
          <w:t xml:space="preserve">is </w:t>
        </w:r>
        <w:r w:rsidR="007B65C8" w:rsidRPr="008017A7">
          <w:rPr>
            <w:rFonts w:eastAsiaTheme="minorEastAsia"/>
            <w:sz w:val="24"/>
            <w:szCs w:val="24"/>
          </w:rPr>
          <w:t>in foregr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and B when</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backgr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C -</w:t>
        </w:r>
        <w:r w:rsidR="007B65C8" w:rsidRPr="008017A7">
          <w:rPr>
            <w:rFonts w:eastAsiaTheme="minorEastAsia"/>
            <w:sz w:val="24"/>
            <w:szCs w:val="24"/>
          </w:rPr>
          <w:t xml:space="preserve">100% </w:t>
        </w:r>
        <w:r w:rsidR="007B65C8">
          <w:rPr>
            <w:rFonts w:eastAsiaTheme="minorEastAsia"/>
            <w:sz w:val="24"/>
            <w:szCs w:val="24"/>
          </w:rPr>
          <w:t>charged device</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foregr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and D when</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backgr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xml:space="preserve">. E - </w:t>
        </w:r>
        <w:r w:rsidR="007B65C8" w:rsidRPr="008017A7">
          <w:rPr>
            <w:rFonts w:eastAsiaTheme="minorEastAsia"/>
            <w:sz w:val="24"/>
            <w:szCs w:val="24"/>
          </w:rPr>
          <w:t xml:space="preserve">10% </w:t>
        </w:r>
        <w:r w:rsidR="007B65C8">
          <w:rPr>
            <w:rFonts w:eastAsiaTheme="minorEastAsia"/>
            <w:sz w:val="24"/>
            <w:szCs w:val="24"/>
          </w:rPr>
          <w:t>charged device</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foregr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xml:space="preserve">, and F when </w:t>
        </w:r>
        <w:r w:rsidR="007B65C8" w:rsidRPr="008017A7">
          <w:rPr>
            <w:rFonts w:eastAsiaTheme="minorEastAsia"/>
            <w:sz w:val="24"/>
            <w:szCs w:val="24"/>
          </w:rPr>
          <w:t xml:space="preserve">app </w:t>
        </w:r>
        <w:r w:rsidR="007B65C8">
          <w:rPr>
            <w:rFonts w:eastAsiaTheme="minorEastAsia"/>
            <w:sz w:val="24"/>
            <w:szCs w:val="24"/>
          </w:rPr>
          <w:t xml:space="preserve">is </w:t>
        </w:r>
        <w:r w:rsidR="007B65C8" w:rsidRPr="008017A7">
          <w:rPr>
            <w:rFonts w:eastAsiaTheme="minorEastAsia"/>
            <w:sz w:val="24"/>
            <w:szCs w:val="24"/>
          </w:rPr>
          <w:t>in backgr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xml:space="preserve">. G - </w:t>
        </w:r>
        <w:r w:rsidR="007B65C8" w:rsidRPr="008017A7">
          <w:rPr>
            <w:rFonts w:eastAsiaTheme="minorEastAsia"/>
            <w:sz w:val="24"/>
            <w:szCs w:val="24"/>
          </w:rPr>
          <w:t xml:space="preserve">100% </w:t>
        </w:r>
        <w:r w:rsidR="007B65C8">
          <w:rPr>
            <w:rFonts w:eastAsiaTheme="minorEastAsia"/>
            <w:sz w:val="24"/>
            <w:szCs w:val="24"/>
          </w:rPr>
          <w:t>charged device</w:t>
        </w:r>
        <w:r w:rsidR="007B65C8" w:rsidRPr="008017A7">
          <w:rPr>
            <w:rFonts w:eastAsiaTheme="minorEastAsia"/>
            <w:sz w:val="24"/>
            <w:szCs w:val="24"/>
          </w:rPr>
          <w:t xml:space="preserve">, </w:t>
        </w:r>
        <w:r w:rsidR="007B65C8">
          <w:rPr>
            <w:rFonts w:eastAsiaTheme="minorEastAsia"/>
            <w:sz w:val="24"/>
            <w:szCs w:val="24"/>
          </w:rPr>
          <w:t xml:space="preserve">CPU is in </w:t>
        </w:r>
        <w:r w:rsidR="007B65C8" w:rsidRPr="008017A7">
          <w:rPr>
            <w:rFonts w:eastAsiaTheme="minorEastAsia"/>
            <w:sz w:val="24"/>
            <w:szCs w:val="24"/>
          </w:rPr>
          <w:t>hi</w:t>
        </w:r>
        <w:r w:rsidR="007B65C8">
          <w:rPr>
            <w:rFonts w:eastAsiaTheme="minorEastAsia"/>
            <w:sz w:val="24"/>
            <w:szCs w:val="24"/>
          </w:rPr>
          <w:t>gh</w:t>
        </w:r>
        <w:r w:rsidR="007B65C8" w:rsidRPr="008017A7">
          <w:rPr>
            <w:rFonts w:eastAsiaTheme="minorEastAsia"/>
            <w:sz w:val="24"/>
            <w:szCs w:val="24"/>
          </w:rPr>
          <w:t xml:space="preserve"> load, app </w:t>
        </w:r>
        <w:r w:rsidR="007B65C8">
          <w:rPr>
            <w:rFonts w:eastAsiaTheme="minorEastAsia"/>
            <w:sz w:val="24"/>
            <w:szCs w:val="24"/>
          </w:rPr>
          <w:t xml:space="preserve">is </w:t>
        </w:r>
        <w:r w:rsidR="007B65C8" w:rsidRPr="008017A7">
          <w:rPr>
            <w:rFonts w:eastAsiaTheme="minorEastAsia"/>
            <w:sz w:val="24"/>
            <w:szCs w:val="24"/>
          </w:rPr>
          <w:t>in b</w:t>
        </w:r>
        <w:r w:rsidR="007B65C8">
          <w:rPr>
            <w:rFonts w:eastAsiaTheme="minorEastAsia"/>
            <w:sz w:val="24"/>
            <w:szCs w:val="24"/>
          </w:rPr>
          <w:t>ackground.</w:t>
        </w:r>
      </w:ins>
    </w:p>
    <w:bookmarkEnd w:id="336"/>
    <w:p w14:paraId="2449CB1A" w14:textId="1C2C41C4" w:rsidR="00F11831" w:rsidRDefault="00F11831" w:rsidP="6A7CCFFD">
      <w:pPr>
        <w:rPr>
          <w:ins w:id="356" w:author="Boris Gafurov" w:date="2023-03-26T22:42:00Z"/>
          <w:rFonts w:eastAsiaTheme="minorEastAsia"/>
          <w:sz w:val="24"/>
          <w:szCs w:val="24"/>
        </w:rPr>
      </w:pPr>
      <w:ins w:id="357" w:author="Boris Gafurov" w:date="2023-03-25T15:34:00Z">
        <w:r>
          <w:rPr>
            <w:rFonts w:eastAsiaTheme="minorEastAsia"/>
            <w:sz w:val="24"/>
            <w:szCs w:val="24"/>
          </w:rPr>
          <w:t>Figure 2.</w:t>
        </w:r>
      </w:ins>
      <w:ins w:id="358" w:author="Boris Gafurov" w:date="2023-03-25T15:35:00Z">
        <w:r>
          <w:rPr>
            <w:rFonts w:eastAsiaTheme="minorEastAsia"/>
            <w:sz w:val="24"/>
            <w:szCs w:val="24"/>
          </w:rPr>
          <w:t xml:space="preserve"> </w:t>
        </w:r>
      </w:ins>
      <w:ins w:id="359" w:author="Boris Gafurov" w:date="2023-03-26T23:15:00Z">
        <w:r w:rsidR="00AA42DA">
          <w:rPr>
            <w:rFonts w:eastAsiaTheme="minorEastAsia"/>
            <w:sz w:val="24"/>
            <w:szCs w:val="24"/>
          </w:rPr>
          <w:t xml:space="preserve">Accelerometer </w:t>
        </w:r>
      </w:ins>
      <w:ins w:id="360" w:author="Boris Gafurov" w:date="2023-03-26T23:16:00Z">
        <w:r w:rsidR="00AA42DA">
          <w:rPr>
            <w:rFonts w:eastAsiaTheme="minorEastAsia"/>
            <w:sz w:val="24"/>
            <w:szCs w:val="24"/>
          </w:rPr>
          <w:t>s</w:t>
        </w:r>
      </w:ins>
      <w:ins w:id="361" w:author="Boris Gafurov" w:date="2023-03-25T15:35:00Z">
        <w:r w:rsidR="0082506F">
          <w:rPr>
            <w:rFonts w:eastAsiaTheme="minorEastAsia"/>
            <w:sz w:val="24"/>
            <w:szCs w:val="24"/>
          </w:rPr>
          <w:t xml:space="preserve">ensor </w:t>
        </w:r>
      </w:ins>
      <w:ins w:id="362" w:author="Boris Gafurov" w:date="2023-03-25T15:36:00Z">
        <w:r w:rsidR="0082506F">
          <w:rPr>
            <w:rFonts w:eastAsiaTheme="minorEastAsia"/>
            <w:sz w:val="24"/>
            <w:szCs w:val="24"/>
          </w:rPr>
          <w:t>reading i</w:t>
        </w:r>
      </w:ins>
      <w:ins w:id="363" w:author="Boris Gafurov" w:date="2023-03-25T15:35:00Z">
        <w:r>
          <w:rPr>
            <w:rFonts w:eastAsiaTheme="minorEastAsia"/>
            <w:sz w:val="24"/>
            <w:szCs w:val="24"/>
          </w:rPr>
          <w:t>ntervals</w:t>
        </w:r>
      </w:ins>
      <w:ins w:id="364" w:author="Boris Gafurov" w:date="2023-03-25T15:34:00Z">
        <w:r>
          <w:rPr>
            <w:rFonts w:eastAsiaTheme="minorEastAsia"/>
            <w:sz w:val="24"/>
            <w:szCs w:val="24"/>
          </w:rPr>
          <w:t xml:space="preserve"> </w:t>
        </w:r>
      </w:ins>
      <w:ins w:id="365" w:author="Boris Gafurov" w:date="2023-03-26T23:16:00Z">
        <w:r w:rsidR="00AA42DA">
          <w:rPr>
            <w:rFonts w:eastAsiaTheme="minorEastAsia"/>
            <w:sz w:val="24"/>
            <w:szCs w:val="24"/>
          </w:rPr>
          <w:t xml:space="preserve">show </w:t>
        </w:r>
      </w:ins>
      <w:ins w:id="366" w:author="Boris Gafurov" w:date="2023-03-26T23:42:00Z">
        <w:r w:rsidR="00543FC1">
          <w:rPr>
            <w:rFonts w:eastAsiaTheme="minorEastAsia"/>
            <w:sz w:val="24"/>
            <w:szCs w:val="24"/>
          </w:rPr>
          <w:t>two modes</w:t>
        </w:r>
      </w:ins>
      <w:ins w:id="367" w:author="Boris Gafurov" w:date="2023-03-25T15:34:00Z">
        <w:r>
          <w:rPr>
            <w:rFonts w:eastAsiaTheme="minorEastAsia"/>
            <w:sz w:val="24"/>
            <w:szCs w:val="24"/>
          </w:rPr>
          <w:t xml:space="preserve"> </w:t>
        </w:r>
      </w:ins>
      <w:ins w:id="368" w:author="Boris Gafurov" w:date="2023-03-25T15:35:00Z">
        <w:r>
          <w:rPr>
            <w:rFonts w:eastAsiaTheme="minorEastAsia"/>
            <w:sz w:val="24"/>
            <w:szCs w:val="24"/>
          </w:rPr>
          <w:t xml:space="preserve">when </w:t>
        </w:r>
      </w:ins>
      <w:ins w:id="369" w:author="Boris Gafurov" w:date="2023-03-26T18:36:00Z">
        <w:r w:rsidR="00845678">
          <w:rPr>
            <w:rFonts w:eastAsiaTheme="minorEastAsia"/>
            <w:sz w:val="24"/>
            <w:szCs w:val="24"/>
          </w:rPr>
          <w:t xml:space="preserve">device </w:t>
        </w:r>
      </w:ins>
      <w:ins w:id="370" w:author="Boris Gafurov" w:date="2023-03-26T23:17:00Z">
        <w:r w:rsidR="00AA42DA">
          <w:rPr>
            <w:rFonts w:eastAsiaTheme="minorEastAsia"/>
            <w:sz w:val="24"/>
            <w:szCs w:val="24"/>
          </w:rPr>
          <w:t>i</w:t>
        </w:r>
      </w:ins>
      <w:ins w:id="371" w:author="Boris Gafurov" w:date="2023-03-26T18:36:00Z">
        <w:r w:rsidR="00845678">
          <w:rPr>
            <w:rFonts w:eastAsiaTheme="minorEastAsia"/>
            <w:sz w:val="24"/>
            <w:szCs w:val="24"/>
          </w:rPr>
          <w:t xml:space="preserve">s </w:t>
        </w:r>
      </w:ins>
      <w:ins w:id="372" w:author="Boris Gafurov" w:date="2023-03-25T15:35:00Z">
        <w:r>
          <w:rPr>
            <w:rFonts w:eastAsiaTheme="minorEastAsia"/>
            <w:sz w:val="24"/>
            <w:szCs w:val="24"/>
          </w:rPr>
          <w:t>plugged in.</w:t>
        </w:r>
      </w:ins>
    </w:p>
    <w:p w14:paraId="61B90798" w14:textId="2AE7C569" w:rsidR="0081620A" w:rsidRDefault="0081620A" w:rsidP="6A7CCFFD">
      <w:pPr>
        <w:rPr>
          <w:ins w:id="373" w:author="Boris Gafurov" w:date="2023-03-26T22:42:00Z"/>
          <w:rFonts w:eastAsiaTheme="minorEastAsia"/>
          <w:sz w:val="24"/>
          <w:szCs w:val="24"/>
        </w:rPr>
      </w:pPr>
      <w:ins w:id="374" w:author="Boris Gafurov" w:date="2023-03-26T22:42:00Z">
        <w:r>
          <w:rPr>
            <w:noProof/>
          </w:rPr>
          <w:lastRenderedPageBreak/>
          <w:drawing>
            <wp:inline distT="0" distB="0" distL="0" distR="0" wp14:anchorId="188D2689" wp14:editId="7A0C23FE">
              <wp:extent cx="4597400" cy="27559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a:stretch>
                        <a:fillRect/>
                      </a:stretch>
                    </pic:blipFill>
                    <pic:spPr>
                      <a:xfrm>
                        <a:off x="0" y="0"/>
                        <a:ext cx="4597400" cy="2755900"/>
                      </a:xfrm>
                      <a:prstGeom prst="rect">
                        <a:avLst/>
                      </a:prstGeom>
                    </pic:spPr>
                  </pic:pic>
                </a:graphicData>
              </a:graphic>
            </wp:inline>
          </w:drawing>
        </w:r>
      </w:ins>
    </w:p>
    <w:p w14:paraId="3BB59D4B" w14:textId="77777777" w:rsidR="0081620A" w:rsidRDefault="0081620A" w:rsidP="6A7CCFFD">
      <w:pPr>
        <w:rPr>
          <w:ins w:id="375" w:author="Boris Gafurov" w:date="2023-03-26T22:33:00Z"/>
          <w:rFonts w:eastAsiaTheme="minorEastAsia"/>
          <w:sz w:val="24"/>
          <w:szCs w:val="24"/>
        </w:rPr>
      </w:pPr>
    </w:p>
    <w:p w14:paraId="6705B52C" w14:textId="766B6C24" w:rsidR="0081620A" w:rsidRDefault="0081620A" w:rsidP="00AA42DA">
      <w:pPr>
        <w:rPr>
          <w:ins w:id="376" w:author="Boris Gafurov" w:date="2023-03-26T22:46:00Z"/>
          <w:rFonts w:eastAsiaTheme="minorEastAsia"/>
          <w:sz w:val="24"/>
          <w:szCs w:val="24"/>
        </w:rPr>
      </w:pPr>
      <w:ins w:id="377" w:author="Boris Gafurov" w:date="2023-03-26T22:33:00Z">
        <w:r w:rsidRPr="0081620A">
          <w:rPr>
            <w:rFonts w:eastAsiaTheme="minorEastAsia"/>
            <w:b/>
            <w:bCs/>
            <w:sz w:val="24"/>
            <w:szCs w:val="24"/>
            <w:rPrChange w:id="378" w:author="Boris Gafurov" w:date="2023-03-26T22:33:00Z">
              <w:rPr>
                <w:rFonts w:eastAsiaTheme="minorEastAsia"/>
                <w:sz w:val="24"/>
                <w:szCs w:val="24"/>
              </w:rPr>
            </w:rPrChange>
          </w:rPr>
          <w:t>Gyroscope</w:t>
        </w:r>
        <w:r>
          <w:rPr>
            <w:rFonts w:eastAsiaTheme="minorEastAsia"/>
            <w:sz w:val="24"/>
            <w:szCs w:val="24"/>
          </w:rPr>
          <w:t xml:space="preserve"> study</w:t>
        </w:r>
      </w:ins>
      <w:ins w:id="379" w:author="Boris Gafurov" w:date="2023-03-26T23:00:00Z">
        <w:r w:rsidR="007B65C8">
          <w:rPr>
            <w:rFonts w:eastAsiaTheme="minorEastAsia"/>
            <w:sz w:val="24"/>
            <w:szCs w:val="24"/>
          </w:rPr>
          <w:t>, unlike accelerometer one, showed no significant diffe</w:t>
        </w:r>
      </w:ins>
      <w:ins w:id="380" w:author="Boris Gafurov" w:date="2023-03-26T23:01:00Z">
        <w:r w:rsidR="007B65C8">
          <w:rPr>
            <w:rFonts w:eastAsiaTheme="minorEastAsia"/>
            <w:sz w:val="24"/>
            <w:szCs w:val="24"/>
          </w:rPr>
          <w:t>rences in</w:t>
        </w:r>
      </w:ins>
      <w:ins w:id="381" w:author="Boris Gafurov" w:date="2023-03-26T23:04:00Z">
        <w:r w:rsidR="00377BCD">
          <w:rPr>
            <w:rFonts w:eastAsiaTheme="minorEastAsia"/>
            <w:sz w:val="24"/>
            <w:szCs w:val="24"/>
          </w:rPr>
          <w:t xml:space="preserve"> the</w:t>
        </w:r>
      </w:ins>
      <w:ins w:id="382" w:author="Boris Gafurov" w:date="2023-03-26T23:01:00Z">
        <w:r w:rsidR="007B65C8">
          <w:rPr>
            <w:rFonts w:eastAsiaTheme="minorEastAsia"/>
            <w:sz w:val="24"/>
            <w:szCs w:val="24"/>
          </w:rPr>
          <w:t xml:space="preserve"> </w:t>
        </w:r>
      </w:ins>
      <w:ins w:id="383" w:author="Boris Gafurov" w:date="2023-03-26T23:03:00Z">
        <w:r w:rsidR="007B65C8">
          <w:rPr>
            <w:rFonts w:eastAsiaTheme="minorEastAsia"/>
            <w:sz w:val="24"/>
            <w:szCs w:val="24"/>
          </w:rPr>
          <w:t xml:space="preserve">intervals </w:t>
        </w:r>
        <w:r w:rsidR="00377BCD">
          <w:rPr>
            <w:rFonts w:eastAsiaTheme="minorEastAsia"/>
            <w:sz w:val="24"/>
            <w:szCs w:val="24"/>
          </w:rPr>
          <w:t xml:space="preserve">between </w:t>
        </w:r>
      </w:ins>
      <w:ins w:id="384" w:author="Boris Gafurov" w:date="2023-03-26T23:04:00Z">
        <w:r w:rsidR="00377BCD">
          <w:rPr>
            <w:rFonts w:eastAsiaTheme="minorEastAsia"/>
            <w:sz w:val="24"/>
            <w:szCs w:val="24"/>
          </w:rPr>
          <w:t xml:space="preserve">the </w:t>
        </w:r>
      </w:ins>
      <w:ins w:id="385" w:author="Boris Gafurov" w:date="2023-03-26T23:03:00Z">
        <w:r w:rsidR="00377BCD">
          <w:rPr>
            <w:rFonts w:eastAsiaTheme="minorEastAsia"/>
            <w:sz w:val="24"/>
            <w:szCs w:val="24"/>
          </w:rPr>
          <w:t xml:space="preserve">instances when gyroscope data was recorded </w:t>
        </w:r>
      </w:ins>
      <w:ins w:id="386" w:author="Boris Gafurov" w:date="2023-03-26T23:01:00Z">
        <w:r w:rsidR="007B65C8">
          <w:rPr>
            <w:rFonts w:eastAsiaTheme="minorEastAsia"/>
            <w:sz w:val="24"/>
            <w:szCs w:val="24"/>
          </w:rPr>
          <w:t>across all the cases. A</w:t>
        </w:r>
      </w:ins>
      <w:ins w:id="387" w:author="Boris Gafurov" w:date="2023-03-26T23:02:00Z">
        <w:r w:rsidR="007B65C8">
          <w:rPr>
            <w:rFonts w:eastAsiaTheme="minorEastAsia"/>
            <w:sz w:val="24"/>
            <w:szCs w:val="24"/>
          </w:rPr>
          <w:t xml:space="preserve">nalysis of distributions with </w:t>
        </w:r>
      </w:ins>
      <w:ins w:id="388" w:author="Boris Gafurov" w:date="2023-03-26T23:01:00Z">
        <w:r w:rsidR="007B65C8">
          <w:rPr>
            <w:rFonts w:eastAsiaTheme="minorEastAsia"/>
            <w:sz w:val="24"/>
            <w:szCs w:val="24"/>
          </w:rPr>
          <w:t>Z test</w:t>
        </w:r>
      </w:ins>
      <w:ins w:id="389" w:author="Boris Gafurov" w:date="2023-03-26T23:02:00Z">
        <w:r w:rsidR="007B65C8">
          <w:rPr>
            <w:rFonts w:eastAsiaTheme="minorEastAsia"/>
            <w:sz w:val="24"/>
            <w:szCs w:val="24"/>
          </w:rPr>
          <w:t xml:space="preserve"> revealed significant differences </w:t>
        </w:r>
      </w:ins>
      <w:ins w:id="390" w:author="Boris Gafurov" w:date="2023-03-26T23:18:00Z">
        <w:r w:rsidR="00AA42DA">
          <w:rPr>
            <w:rFonts w:eastAsiaTheme="minorEastAsia"/>
            <w:sz w:val="24"/>
            <w:szCs w:val="24"/>
          </w:rPr>
          <w:t xml:space="preserve">again </w:t>
        </w:r>
      </w:ins>
      <w:ins w:id="391" w:author="Boris Gafurov" w:date="2023-03-26T23:02:00Z">
        <w:r w:rsidR="007B65C8">
          <w:rPr>
            <w:rFonts w:eastAsiaTheme="minorEastAsia"/>
            <w:sz w:val="24"/>
            <w:szCs w:val="24"/>
          </w:rPr>
          <w:t>between high CPU load</w:t>
        </w:r>
      </w:ins>
      <w:ins w:id="392" w:author="Boris Gafurov" w:date="2023-03-26T23:05:00Z">
        <w:r w:rsidR="00377BCD">
          <w:rPr>
            <w:rFonts w:eastAsiaTheme="minorEastAsia"/>
            <w:sz w:val="24"/>
            <w:szCs w:val="24"/>
          </w:rPr>
          <w:t xml:space="preserve"> intervals </w:t>
        </w:r>
      </w:ins>
      <w:ins w:id="393" w:author="Boris Gafurov" w:date="2023-03-26T23:06:00Z">
        <w:r w:rsidR="00377BCD" w:rsidRPr="00377BCD">
          <w:rPr>
            <w:rFonts w:eastAsiaTheme="minorEastAsia"/>
            <w:sz w:val="24"/>
            <w:szCs w:val="24"/>
          </w:rPr>
          <w:t>291.4</w:t>
        </w:r>
        <w:r w:rsidR="00377BCD">
          <w:rPr>
            <w:rFonts w:eastAsiaTheme="minorEastAsia"/>
            <w:sz w:val="24"/>
            <w:szCs w:val="24"/>
          </w:rPr>
          <w:t>5+/-</w:t>
        </w:r>
        <w:r w:rsidR="00377BCD" w:rsidRPr="00377BCD">
          <w:rPr>
            <w:rFonts w:eastAsiaTheme="minorEastAsia"/>
            <w:sz w:val="24"/>
            <w:szCs w:val="24"/>
          </w:rPr>
          <w:t>0.57</w:t>
        </w:r>
      </w:ins>
      <w:ins w:id="394" w:author="Boris Gafurov" w:date="2023-03-26T23:17:00Z">
        <w:r w:rsidR="00AA42DA">
          <w:rPr>
            <w:rFonts w:eastAsiaTheme="minorEastAsia"/>
            <w:sz w:val="24"/>
            <w:szCs w:val="24"/>
          </w:rPr>
          <w:t xml:space="preserve"> (n=617)</w:t>
        </w:r>
      </w:ins>
      <w:ins w:id="395" w:author="Boris Gafurov" w:date="2023-03-26T23:25:00Z">
        <w:r w:rsidR="00755FDE">
          <w:rPr>
            <w:rFonts w:eastAsiaTheme="minorEastAsia"/>
            <w:sz w:val="24"/>
            <w:szCs w:val="24"/>
          </w:rPr>
          <w:t xml:space="preserve">, </w:t>
        </w:r>
        <w:bookmarkStart w:id="396" w:name="OLE_LINK2"/>
        <w:r w:rsidR="00755FDE">
          <w:rPr>
            <w:rFonts w:eastAsiaTheme="minorEastAsia"/>
            <w:sz w:val="24"/>
            <w:szCs w:val="24"/>
          </w:rPr>
          <w:t>Fig.3, G</w:t>
        </w:r>
      </w:ins>
      <w:bookmarkEnd w:id="396"/>
      <w:ins w:id="397" w:author="Boris Gafurov" w:date="2023-03-26T23:05:00Z">
        <w:r w:rsidR="00377BCD">
          <w:rPr>
            <w:rFonts w:eastAsiaTheme="minorEastAsia"/>
            <w:sz w:val="24"/>
            <w:szCs w:val="24"/>
          </w:rPr>
          <w:t xml:space="preserve">. Namely, </w:t>
        </w:r>
      </w:ins>
      <w:ins w:id="398" w:author="Boris Gafurov" w:date="2023-03-26T23:19:00Z">
        <w:r w:rsidR="00AA42DA">
          <w:rPr>
            <w:rFonts w:eastAsiaTheme="minorEastAsia"/>
            <w:sz w:val="24"/>
            <w:szCs w:val="24"/>
          </w:rPr>
          <w:t xml:space="preserve">with </w:t>
        </w:r>
      </w:ins>
      <w:ins w:id="399" w:author="Boris Gafurov" w:date="2023-03-26T23:05:00Z">
        <w:r w:rsidR="00377BCD">
          <w:rPr>
            <w:rFonts w:eastAsiaTheme="minorEastAsia"/>
            <w:sz w:val="24"/>
            <w:szCs w:val="24"/>
          </w:rPr>
          <w:t>100% charged device</w:t>
        </w:r>
      </w:ins>
      <w:ins w:id="400" w:author="Boris Gafurov" w:date="2023-03-26T23:19:00Z">
        <w:r w:rsidR="00AA42DA">
          <w:rPr>
            <w:rFonts w:eastAsiaTheme="minorEastAsia"/>
            <w:sz w:val="24"/>
            <w:szCs w:val="24"/>
          </w:rPr>
          <w:t xml:space="preserve"> both when</w:t>
        </w:r>
      </w:ins>
      <w:ins w:id="401" w:author="Boris Gafurov" w:date="2023-03-26T23:22:00Z">
        <w:r w:rsidR="00AA42DA">
          <w:rPr>
            <w:rFonts w:eastAsiaTheme="minorEastAsia"/>
            <w:sz w:val="24"/>
            <w:szCs w:val="24"/>
          </w:rPr>
          <w:t xml:space="preserve"> data</w:t>
        </w:r>
      </w:ins>
      <w:ins w:id="402" w:author="Boris Gafurov" w:date="2023-03-26T23:19:00Z">
        <w:r w:rsidR="00AA42DA">
          <w:rPr>
            <w:rFonts w:eastAsiaTheme="minorEastAsia"/>
            <w:sz w:val="24"/>
            <w:szCs w:val="24"/>
          </w:rPr>
          <w:t xml:space="preserve"> </w:t>
        </w:r>
      </w:ins>
      <w:ins w:id="403" w:author="Boris Gafurov" w:date="2023-03-26T23:22:00Z">
        <w:r w:rsidR="00AA42DA">
          <w:rPr>
            <w:rFonts w:eastAsiaTheme="minorEastAsia"/>
            <w:sz w:val="24"/>
            <w:szCs w:val="24"/>
          </w:rPr>
          <w:t xml:space="preserve">collecting </w:t>
        </w:r>
      </w:ins>
      <w:ins w:id="404" w:author="Boris Gafurov" w:date="2023-03-26T23:19:00Z">
        <w:r w:rsidR="00AA42DA">
          <w:rPr>
            <w:rFonts w:eastAsiaTheme="minorEastAsia"/>
            <w:sz w:val="24"/>
            <w:szCs w:val="24"/>
          </w:rPr>
          <w:t xml:space="preserve">app was in </w:t>
        </w:r>
      </w:ins>
      <w:ins w:id="405" w:author="Boris Gafurov" w:date="2023-03-26T23:20:00Z">
        <w:r w:rsidR="00AA42DA">
          <w:rPr>
            <w:rFonts w:eastAsiaTheme="minorEastAsia"/>
            <w:sz w:val="24"/>
            <w:szCs w:val="24"/>
          </w:rPr>
          <w:t xml:space="preserve">foreground </w:t>
        </w:r>
      </w:ins>
      <w:ins w:id="406" w:author="Boris Gafurov" w:date="2023-03-26T23:19:00Z">
        <w:r w:rsidR="00AA42DA">
          <w:rPr>
            <w:rFonts w:eastAsiaTheme="minorEastAsia"/>
            <w:sz w:val="24"/>
            <w:szCs w:val="24"/>
          </w:rPr>
          <w:t xml:space="preserve">and </w:t>
        </w:r>
      </w:ins>
      <w:ins w:id="407" w:author="Boris Gafurov" w:date="2023-03-26T23:20:00Z">
        <w:r w:rsidR="00AA42DA">
          <w:rPr>
            <w:rFonts w:eastAsiaTheme="minorEastAsia"/>
            <w:sz w:val="24"/>
            <w:szCs w:val="24"/>
          </w:rPr>
          <w:t xml:space="preserve">background </w:t>
        </w:r>
        <w:r w:rsidR="00AA42DA" w:rsidRPr="00AA42DA">
          <w:rPr>
            <w:rFonts w:eastAsiaTheme="minorEastAsia"/>
            <w:sz w:val="24"/>
            <w:szCs w:val="24"/>
          </w:rPr>
          <w:t>291.3</w:t>
        </w:r>
        <w:r w:rsidR="00AA42DA">
          <w:rPr>
            <w:rFonts w:eastAsiaTheme="minorEastAsia"/>
            <w:sz w:val="24"/>
            <w:szCs w:val="24"/>
          </w:rPr>
          <w:t>8+/-</w:t>
        </w:r>
        <w:r w:rsidR="00AA42DA" w:rsidRPr="00AA42DA">
          <w:rPr>
            <w:rFonts w:eastAsiaTheme="minorEastAsia"/>
            <w:sz w:val="24"/>
            <w:szCs w:val="24"/>
          </w:rPr>
          <w:t>0.6</w:t>
        </w:r>
        <w:r w:rsidR="00AA42DA">
          <w:rPr>
            <w:rFonts w:eastAsiaTheme="minorEastAsia"/>
            <w:sz w:val="24"/>
            <w:szCs w:val="24"/>
          </w:rPr>
          <w:t>7(n=617) and</w:t>
        </w:r>
      </w:ins>
      <w:ins w:id="408" w:author="Boris Gafurov" w:date="2023-03-26T23:21:00Z">
        <w:r w:rsidR="00AA42DA">
          <w:rPr>
            <w:rFonts w:eastAsiaTheme="minorEastAsia"/>
            <w:sz w:val="24"/>
            <w:szCs w:val="24"/>
          </w:rPr>
          <w:t xml:space="preserve"> </w:t>
        </w:r>
      </w:ins>
      <w:ins w:id="409" w:author="Boris Gafurov" w:date="2023-03-26T23:20:00Z">
        <w:r w:rsidR="00AA42DA" w:rsidRPr="00AA42DA">
          <w:rPr>
            <w:rFonts w:eastAsiaTheme="minorEastAsia"/>
            <w:sz w:val="24"/>
            <w:szCs w:val="24"/>
          </w:rPr>
          <w:t>291.</w:t>
        </w:r>
      </w:ins>
      <w:ins w:id="410" w:author="Boris Gafurov" w:date="2023-03-26T23:21:00Z">
        <w:r w:rsidR="00AA42DA">
          <w:rPr>
            <w:rFonts w:eastAsiaTheme="minorEastAsia"/>
            <w:sz w:val="24"/>
            <w:szCs w:val="24"/>
          </w:rPr>
          <w:t>38+/-</w:t>
        </w:r>
      </w:ins>
      <w:ins w:id="411" w:author="Boris Gafurov" w:date="2023-03-26T23:20:00Z">
        <w:r w:rsidR="00AA42DA" w:rsidRPr="00AA42DA">
          <w:rPr>
            <w:rFonts w:eastAsiaTheme="minorEastAsia"/>
            <w:sz w:val="24"/>
            <w:szCs w:val="24"/>
          </w:rPr>
          <w:t>0.77</w:t>
        </w:r>
      </w:ins>
      <w:ins w:id="412" w:author="Boris Gafurov" w:date="2023-03-26T23:21:00Z">
        <w:r w:rsidR="00AA42DA">
          <w:rPr>
            <w:rFonts w:eastAsiaTheme="minorEastAsia"/>
            <w:sz w:val="24"/>
            <w:szCs w:val="24"/>
          </w:rPr>
          <w:t>(n=617) and with 10% charged device when the app</w:t>
        </w:r>
      </w:ins>
      <w:ins w:id="413" w:author="Boris Gafurov" w:date="2023-03-26T23:22:00Z">
        <w:r w:rsidR="00AA42DA">
          <w:rPr>
            <w:rFonts w:eastAsiaTheme="minorEastAsia"/>
            <w:sz w:val="24"/>
            <w:szCs w:val="24"/>
          </w:rPr>
          <w:t xml:space="preserve"> was in background </w:t>
        </w:r>
        <w:r w:rsidR="00AA42DA" w:rsidRPr="00AA42DA">
          <w:rPr>
            <w:rFonts w:eastAsiaTheme="minorEastAsia"/>
            <w:sz w:val="24"/>
            <w:szCs w:val="24"/>
          </w:rPr>
          <w:t>291.</w:t>
        </w:r>
      </w:ins>
      <w:ins w:id="414" w:author="Boris Gafurov" w:date="2023-03-26T23:23:00Z">
        <w:r w:rsidR="00AA42DA">
          <w:rPr>
            <w:rFonts w:eastAsiaTheme="minorEastAsia"/>
            <w:sz w:val="24"/>
            <w:szCs w:val="24"/>
          </w:rPr>
          <w:t>38+/-</w:t>
        </w:r>
      </w:ins>
      <w:ins w:id="415" w:author="Boris Gafurov" w:date="2023-03-26T23:22:00Z">
        <w:r w:rsidR="00AA42DA" w:rsidRPr="00AA42DA">
          <w:rPr>
            <w:rFonts w:eastAsiaTheme="minorEastAsia"/>
            <w:sz w:val="24"/>
            <w:szCs w:val="24"/>
          </w:rPr>
          <w:t>0.7</w:t>
        </w:r>
      </w:ins>
      <w:ins w:id="416" w:author="Boris Gafurov" w:date="2023-03-26T23:23:00Z">
        <w:r w:rsidR="00AA42DA">
          <w:rPr>
            <w:rFonts w:eastAsiaTheme="minorEastAsia"/>
            <w:sz w:val="24"/>
            <w:szCs w:val="24"/>
          </w:rPr>
          <w:t>9(n=617)</w:t>
        </w:r>
      </w:ins>
      <w:ins w:id="417" w:author="Boris Gafurov" w:date="2023-03-26T23:26:00Z">
        <w:r w:rsidR="00755FDE">
          <w:rPr>
            <w:rFonts w:eastAsiaTheme="minorEastAsia"/>
            <w:sz w:val="24"/>
            <w:szCs w:val="24"/>
          </w:rPr>
          <w:t xml:space="preserve"> (Fig.3 C,D, and F)</w:t>
        </w:r>
      </w:ins>
      <w:ins w:id="418" w:author="Boris Gafurov" w:date="2023-03-26T23:23:00Z">
        <w:r w:rsidR="00AA42DA">
          <w:rPr>
            <w:rFonts w:eastAsiaTheme="minorEastAsia"/>
            <w:sz w:val="24"/>
            <w:szCs w:val="24"/>
          </w:rPr>
          <w:t>.</w:t>
        </w:r>
      </w:ins>
      <w:ins w:id="419" w:author="Boris Gafurov" w:date="2023-03-26T23:24:00Z">
        <w:r w:rsidR="00755FDE">
          <w:rPr>
            <w:rFonts w:eastAsiaTheme="minorEastAsia"/>
            <w:sz w:val="24"/>
            <w:szCs w:val="24"/>
          </w:rPr>
          <w:t xml:space="preserve"> </w:t>
        </w:r>
      </w:ins>
      <w:ins w:id="420" w:author="Boris Gafurov" w:date="2023-03-26T23:27:00Z">
        <w:r w:rsidR="00755FDE">
          <w:rPr>
            <w:rFonts w:eastAsiaTheme="minorEastAsia"/>
            <w:sz w:val="24"/>
            <w:szCs w:val="24"/>
          </w:rPr>
          <w:t>Plugged in device</w:t>
        </w:r>
      </w:ins>
      <w:ins w:id="421" w:author="Boris Gafurov" w:date="2023-03-26T23:28:00Z">
        <w:r w:rsidR="00755FDE">
          <w:rPr>
            <w:rFonts w:eastAsiaTheme="minorEastAsia"/>
            <w:sz w:val="24"/>
            <w:szCs w:val="24"/>
          </w:rPr>
          <w:t xml:space="preserve"> </w:t>
        </w:r>
      </w:ins>
      <w:ins w:id="422" w:author="Boris Gafurov" w:date="2023-03-26T23:45:00Z">
        <w:r w:rsidR="00F44954">
          <w:rPr>
            <w:rFonts w:eastAsiaTheme="minorEastAsia"/>
            <w:sz w:val="24"/>
            <w:szCs w:val="24"/>
          </w:rPr>
          <w:t xml:space="preserve">in both data collecting scenarios </w:t>
        </w:r>
      </w:ins>
      <w:ins w:id="423" w:author="Boris Gafurov" w:date="2023-03-26T23:28:00Z">
        <w:r w:rsidR="00755FDE">
          <w:rPr>
            <w:rFonts w:eastAsiaTheme="minorEastAsia"/>
            <w:sz w:val="24"/>
            <w:szCs w:val="24"/>
          </w:rPr>
          <w:t xml:space="preserve">and 10% charged </w:t>
        </w:r>
      </w:ins>
      <w:ins w:id="424" w:author="Boris Gafurov" w:date="2023-03-26T23:47:00Z">
        <w:r w:rsidR="00F44954">
          <w:rPr>
            <w:rFonts w:eastAsiaTheme="minorEastAsia"/>
            <w:sz w:val="24"/>
            <w:szCs w:val="24"/>
          </w:rPr>
          <w:t xml:space="preserve">device </w:t>
        </w:r>
      </w:ins>
      <w:ins w:id="425" w:author="Boris Gafurov" w:date="2023-03-26T23:31:00Z">
        <w:r w:rsidR="00755FDE">
          <w:rPr>
            <w:rFonts w:eastAsiaTheme="minorEastAsia"/>
            <w:sz w:val="24"/>
            <w:szCs w:val="24"/>
          </w:rPr>
          <w:t>when</w:t>
        </w:r>
      </w:ins>
      <w:ins w:id="426" w:author="Boris Gafurov" w:date="2023-03-26T23:28:00Z">
        <w:r w:rsidR="00755FDE">
          <w:rPr>
            <w:rFonts w:eastAsiaTheme="minorEastAsia"/>
            <w:sz w:val="24"/>
            <w:szCs w:val="24"/>
          </w:rPr>
          <w:t xml:space="preserve"> data collecting app </w:t>
        </w:r>
      </w:ins>
      <w:ins w:id="427" w:author="Boris Gafurov" w:date="2023-03-26T23:31:00Z">
        <w:r w:rsidR="00755FDE">
          <w:rPr>
            <w:rFonts w:eastAsiaTheme="minorEastAsia"/>
            <w:sz w:val="24"/>
            <w:szCs w:val="24"/>
          </w:rPr>
          <w:t xml:space="preserve">was </w:t>
        </w:r>
      </w:ins>
      <w:ins w:id="428" w:author="Boris Gafurov" w:date="2023-03-26T23:28:00Z">
        <w:r w:rsidR="00755FDE">
          <w:rPr>
            <w:rFonts w:eastAsiaTheme="minorEastAsia"/>
            <w:sz w:val="24"/>
            <w:szCs w:val="24"/>
          </w:rPr>
          <w:t>in foreground</w:t>
        </w:r>
      </w:ins>
      <w:ins w:id="429" w:author="Boris Gafurov" w:date="2023-03-26T23:48:00Z">
        <w:r w:rsidR="00F44954">
          <w:rPr>
            <w:rFonts w:eastAsiaTheme="minorEastAsia"/>
            <w:sz w:val="24"/>
            <w:szCs w:val="24"/>
          </w:rPr>
          <w:t xml:space="preserve"> (Fig.</w:t>
        </w:r>
      </w:ins>
      <w:ins w:id="430" w:author="Boris Gafurov" w:date="2023-03-26T23:49:00Z">
        <w:r w:rsidR="00F44954">
          <w:rPr>
            <w:rFonts w:eastAsiaTheme="minorEastAsia"/>
            <w:sz w:val="24"/>
            <w:szCs w:val="24"/>
          </w:rPr>
          <w:t xml:space="preserve"> </w:t>
        </w:r>
      </w:ins>
      <w:ins w:id="431" w:author="Boris Gafurov" w:date="2023-03-26T23:48:00Z">
        <w:r w:rsidR="00F44954">
          <w:rPr>
            <w:rFonts w:eastAsiaTheme="minorEastAsia"/>
            <w:sz w:val="24"/>
            <w:szCs w:val="24"/>
          </w:rPr>
          <w:t>3, A,</w:t>
        </w:r>
      </w:ins>
      <w:ins w:id="432" w:author="Boris Gafurov" w:date="2023-03-26T23:49:00Z">
        <w:r w:rsidR="00F44954">
          <w:rPr>
            <w:rFonts w:eastAsiaTheme="minorEastAsia"/>
            <w:sz w:val="24"/>
            <w:szCs w:val="24"/>
          </w:rPr>
          <w:t xml:space="preserve"> </w:t>
        </w:r>
      </w:ins>
      <w:ins w:id="433" w:author="Boris Gafurov" w:date="2023-03-26T23:48:00Z">
        <w:r w:rsidR="00F44954">
          <w:rPr>
            <w:rFonts w:eastAsiaTheme="minorEastAsia"/>
            <w:sz w:val="24"/>
            <w:szCs w:val="24"/>
          </w:rPr>
          <w:t>B,</w:t>
        </w:r>
      </w:ins>
      <w:ins w:id="434" w:author="Boris Gafurov" w:date="2023-03-26T23:49:00Z">
        <w:r w:rsidR="00F44954">
          <w:rPr>
            <w:rFonts w:eastAsiaTheme="minorEastAsia"/>
            <w:sz w:val="24"/>
            <w:szCs w:val="24"/>
          </w:rPr>
          <w:t xml:space="preserve"> E</w:t>
        </w:r>
      </w:ins>
      <w:ins w:id="435" w:author="Boris Gafurov" w:date="2023-03-26T23:48:00Z">
        <w:r w:rsidR="00F44954">
          <w:rPr>
            <w:rFonts w:eastAsiaTheme="minorEastAsia"/>
            <w:sz w:val="24"/>
            <w:szCs w:val="24"/>
          </w:rPr>
          <w:t>)</w:t>
        </w:r>
      </w:ins>
      <w:ins w:id="436" w:author="Boris Gafurov" w:date="2023-03-26T23:28:00Z">
        <w:r w:rsidR="00755FDE">
          <w:rPr>
            <w:rFonts w:eastAsiaTheme="minorEastAsia"/>
            <w:sz w:val="24"/>
            <w:szCs w:val="24"/>
          </w:rPr>
          <w:t xml:space="preserve"> show</w:t>
        </w:r>
      </w:ins>
      <w:ins w:id="437" w:author="Boris Gafurov" w:date="2023-03-26T23:31:00Z">
        <w:r w:rsidR="00755FDE">
          <w:rPr>
            <w:rFonts w:eastAsiaTheme="minorEastAsia"/>
            <w:sz w:val="24"/>
            <w:szCs w:val="24"/>
          </w:rPr>
          <w:t>ed</w:t>
        </w:r>
      </w:ins>
      <w:ins w:id="438" w:author="Boris Gafurov" w:date="2023-03-26T23:28:00Z">
        <w:r w:rsidR="00755FDE">
          <w:rPr>
            <w:rFonts w:eastAsiaTheme="minorEastAsia"/>
            <w:sz w:val="24"/>
            <w:szCs w:val="24"/>
          </w:rPr>
          <w:t xml:space="preserve"> high </w:t>
        </w:r>
      </w:ins>
      <w:ins w:id="439" w:author="Boris Gafurov" w:date="2023-03-26T23:29:00Z">
        <w:r w:rsidR="00755FDE">
          <w:rPr>
            <w:rFonts w:eastAsiaTheme="minorEastAsia"/>
            <w:sz w:val="24"/>
            <w:szCs w:val="24"/>
          </w:rPr>
          <w:t xml:space="preserve">but insignificant </w:t>
        </w:r>
      </w:ins>
      <w:ins w:id="440" w:author="Boris Gafurov" w:date="2023-03-26T23:28:00Z">
        <w:r w:rsidR="00755FDE">
          <w:rPr>
            <w:rFonts w:eastAsiaTheme="minorEastAsia"/>
            <w:sz w:val="24"/>
            <w:szCs w:val="24"/>
          </w:rPr>
          <w:t xml:space="preserve">tendency </w:t>
        </w:r>
      </w:ins>
      <w:ins w:id="441" w:author="Boris Gafurov" w:date="2023-03-26T23:48:00Z">
        <w:r w:rsidR="00F44954">
          <w:rPr>
            <w:rFonts w:eastAsiaTheme="minorEastAsia"/>
            <w:sz w:val="24"/>
            <w:szCs w:val="24"/>
          </w:rPr>
          <w:t>(</w:t>
        </w:r>
      </w:ins>
      <w:ins w:id="442" w:author="Boris Gafurov" w:date="2023-03-26T23:29:00Z">
        <w:r w:rsidR="00755FDE">
          <w:rPr>
            <w:rFonts w:eastAsiaTheme="minorEastAsia"/>
            <w:sz w:val="24"/>
            <w:szCs w:val="24"/>
          </w:rPr>
          <w:t xml:space="preserve">Z scores </w:t>
        </w:r>
      </w:ins>
      <w:ins w:id="443" w:author="Boris Gafurov" w:date="2023-03-26T23:48:00Z">
        <w:r w:rsidR="00F44954">
          <w:rPr>
            <w:rFonts w:eastAsiaTheme="minorEastAsia"/>
            <w:sz w:val="24"/>
            <w:szCs w:val="24"/>
          </w:rPr>
          <w:t>were</w:t>
        </w:r>
      </w:ins>
      <w:ins w:id="444" w:author="Boris Gafurov" w:date="2023-03-26T23:31:00Z">
        <w:r w:rsidR="00755FDE">
          <w:rPr>
            <w:rFonts w:eastAsiaTheme="minorEastAsia"/>
            <w:sz w:val="24"/>
            <w:szCs w:val="24"/>
          </w:rPr>
          <w:t xml:space="preserve"> </w:t>
        </w:r>
      </w:ins>
      <w:ins w:id="445" w:author="Boris Gafurov" w:date="2023-03-26T23:29:00Z">
        <w:r w:rsidR="00755FDE">
          <w:rPr>
            <w:rFonts w:eastAsiaTheme="minorEastAsia"/>
            <w:sz w:val="24"/>
            <w:szCs w:val="24"/>
          </w:rPr>
          <w:t>1.4, 1.5, and 1.5, respectively</w:t>
        </w:r>
      </w:ins>
      <w:ins w:id="446" w:author="Boris Gafurov" w:date="2023-03-26T23:48:00Z">
        <w:r w:rsidR="00F44954">
          <w:rPr>
            <w:rFonts w:eastAsiaTheme="minorEastAsia"/>
            <w:sz w:val="24"/>
            <w:szCs w:val="24"/>
          </w:rPr>
          <w:t>)</w:t>
        </w:r>
      </w:ins>
      <w:ins w:id="447" w:author="Boris Gafurov" w:date="2023-03-26T23:29:00Z">
        <w:r w:rsidR="00755FDE">
          <w:rPr>
            <w:rFonts w:eastAsiaTheme="minorEastAsia"/>
            <w:sz w:val="24"/>
            <w:szCs w:val="24"/>
          </w:rPr>
          <w:t>.</w:t>
        </w:r>
      </w:ins>
      <w:ins w:id="448" w:author="Boris Gafurov" w:date="2023-03-26T23:49:00Z">
        <w:r w:rsidR="00F44954">
          <w:rPr>
            <w:rFonts w:eastAsiaTheme="minorEastAsia"/>
            <w:sz w:val="24"/>
            <w:szCs w:val="24"/>
          </w:rPr>
          <w:t xml:space="preserve"> </w:t>
        </w:r>
        <w:proofErr w:type="gramStart"/>
        <w:r w:rsidR="00F44954">
          <w:rPr>
            <w:rFonts w:eastAsiaTheme="minorEastAsia"/>
            <w:sz w:val="24"/>
            <w:szCs w:val="24"/>
          </w:rPr>
          <w:t>Similar to</w:t>
        </w:r>
        <w:proofErr w:type="gramEnd"/>
        <w:r w:rsidR="00F44954">
          <w:rPr>
            <w:rFonts w:eastAsiaTheme="minorEastAsia"/>
            <w:sz w:val="24"/>
            <w:szCs w:val="24"/>
          </w:rPr>
          <w:t xml:space="preserve"> the accelerometer study</w:t>
        </w:r>
      </w:ins>
      <w:ins w:id="449" w:author="Boris Gafurov" w:date="2023-03-26T23:55:00Z">
        <w:r w:rsidR="00EC1576">
          <w:rPr>
            <w:rFonts w:eastAsiaTheme="minorEastAsia"/>
            <w:sz w:val="24"/>
            <w:szCs w:val="24"/>
          </w:rPr>
          <w:t>,</w:t>
        </w:r>
      </w:ins>
      <w:ins w:id="450" w:author="Boris Gafurov" w:date="2023-03-26T23:50:00Z">
        <w:r w:rsidR="00F44954">
          <w:rPr>
            <w:rFonts w:eastAsiaTheme="minorEastAsia"/>
            <w:sz w:val="24"/>
            <w:szCs w:val="24"/>
          </w:rPr>
          <w:t xml:space="preserve"> SD was the lowest in high CPU load case and seemed to cause the significant Z score.</w:t>
        </w:r>
      </w:ins>
      <w:ins w:id="451" w:author="Boris Gafurov" w:date="2023-03-26T23:51:00Z">
        <w:r w:rsidR="00F44954">
          <w:rPr>
            <w:rFonts w:eastAsiaTheme="minorEastAsia"/>
            <w:sz w:val="24"/>
            <w:szCs w:val="24"/>
          </w:rPr>
          <w:t xml:space="preserve"> </w:t>
        </w:r>
      </w:ins>
    </w:p>
    <w:p w14:paraId="76359EF7" w14:textId="0DC8ABC1" w:rsidR="008017A7" w:rsidRDefault="008017A7" w:rsidP="6A7CCFFD">
      <w:pPr>
        <w:rPr>
          <w:ins w:id="452" w:author="Boris Gafurov" w:date="2023-03-26T22:37:00Z"/>
          <w:rFonts w:eastAsiaTheme="minorEastAsia"/>
          <w:sz w:val="24"/>
          <w:szCs w:val="24"/>
        </w:rPr>
      </w:pPr>
      <w:ins w:id="453" w:author="Boris Gafurov" w:date="2023-03-26T22:46:00Z">
        <w:r>
          <w:rPr>
            <w:rFonts w:eastAsiaTheme="minorEastAsia"/>
            <w:sz w:val="24"/>
            <w:szCs w:val="24"/>
          </w:rPr>
          <w:t>Figure 3. High CPU load has a significant impact on the intervals between gyroscope sensor’s data access.</w:t>
        </w:r>
      </w:ins>
    </w:p>
    <w:p w14:paraId="134679E3" w14:textId="6896CB1E" w:rsidR="0081620A" w:rsidRDefault="008017A7" w:rsidP="6A7CCFFD">
      <w:pPr>
        <w:rPr>
          <w:ins w:id="454" w:author="Boris Gafurov" w:date="2023-03-26T22:38:00Z"/>
          <w:rFonts w:eastAsiaTheme="minorEastAsia"/>
          <w:sz w:val="24"/>
          <w:szCs w:val="24"/>
        </w:rPr>
      </w:pPr>
      <w:ins w:id="455" w:author="Boris Gafurov" w:date="2023-03-26T22:49:00Z">
        <w:r>
          <w:rPr>
            <w:noProof/>
          </w:rPr>
          <w:lastRenderedPageBreak/>
          <w:drawing>
            <wp:inline distT="0" distB="0" distL="0" distR="0" wp14:anchorId="4B73EDA5" wp14:editId="62E3AD54">
              <wp:extent cx="5943600" cy="3807460"/>
              <wp:effectExtent l="0" t="0" r="0" b="254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6"/>
                      <a:stretch>
                        <a:fillRect/>
                      </a:stretch>
                    </pic:blipFill>
                    <pic:spPr>
                      <a:xfrm>
                        <a:off x="0" y="0"/>
                        <a:ext cx="5943600" cy="3807460"/>
                      </a:xfrm>
                      <a:prstGeom prst="rect">
                        <a:avLst/>
                      </a:prstGeom>
                    </pic:spPr>
                  </pic:pic>
                </a:graphicData>
              </a:graphic>
            </wp:inline>
          </w:drawing>
        </w:r>
      </w:ins>
    </w:p>
    <w:p w14:paraId="5E9ACF17" w14:textId="647223B6" w:rsidR="0081620A" w:rsidRDefault="0081620A" w:rsidP="0081620A">
      <w:pPr>
        <w:rPr>
          <w:ins w:id="456" w:author="Boris Gafurov" w:date="2023-03-26T22:38:00Z"/>
          <w:rFonts w:eastAsiaTheme="minorEastAsia"/>
          <w:sz w:val="24"/>
          <w:szCs w:val="24"/>
        </w:rPr>
      </w:pPr>
      <w:ins w:id="457" w:author="Boris Gafurov" w:date="2023-03-26T22:38:00Z">
        <w:r>
          <w:rPr>
            <w:rFonts w:eastAsiaTheme="minorEastAsia"/>
            <w:sz w:val="24"/>
            <w:szCs w:val="24"/>
          </w:rPr>
          <w:t>+ depict</w:t>
        </w:r>
      </w:ins>
      <w:ins w:id="458" w:author="Boris Gafurov" w:date="2023-03-26T22:57:00Z">
        <w:r w:rsidR="007B65C8">
          <w:rPr>
            <w:rFonts w:eastAsiaTheme="minorEastAsia"/>
            <w:sz w:val="24"/>
            <w:szCs w:val="24"/>
          </w:rPr>
          <w:t>s</w:t>
        </w:r>
      </w:ins>
      <w:ins w:id="459" w:author="Boris Gafurov" w:date="2023-03-26T22:38:00Z">
        <w:r>
          <w:rPr>
            <w:rFonts w:eastAsiaTheme="minorEastAsia"/>
            <w:sz w:val="24"/>
            <w:szCs w:val="24"/>
          </w:rPr>
          <w:t xml:space="preserve"> significant difference between high CPU load and 100% charged device distributions of intervals between sensor readings (Z test, score &gt;1.645, alpha 0.05). </w:t>
        </w:r>
      </w:ins>
      <w:ins w:id="460" w:author="Boris Gafurov" w:date="2023-03-26T22:49:00Z">
        <w:r w:rsidR="008017A7">
          <w:rPr>
            <w:rFonts w:eastAsiaTheme="minorEastAsia"/>
            <w:sz w:val="24"/>
            <w:szCs w:val="24"/>
          </w:rPr>
          <w:t xml:space="preserve">A - </w:t>
        </w:r>
      </w:ins>
      <w:ins w:id="461" w:author="Boris Gafurov" w:date="2023-03-26T22:50:00Z">
        <w:r w:rsidR="008017A7" w:rsidRPr="008017A7">
          <w:rPr>
            <w:rFonts w:eastAsiaTheme="minorEastAsia"/>
            <w:sz w:val="24"/>
            <w:szCs w:val="24"/>
          </w:rPr>
          <w:t>100%</w:t>
        </w:r>
        <w:r w:rsidR="008017A7">
          <w:rPr>
            <w:rFonts w:eastAsiaTheme="minorEastAsia"/>
            <w:sz w:val="24"/>
            <w:szCs w:val="24"/>
          </w:rPr>
          <w:t xml:space="preserve"> charged device</w:t>
        </w:r>
        <w:r w:rsidR="008017A7" w:rsidRPr="008017A7">
          <w:rPr>
            <w:rFonts w:eastAsiaTheme="minorEastAsia"/>
            <w:sz w:val="24"/>
            <w:szCs w:val="24"/>
          </w:rPr>
          <w:t xml:space="preserve">, plugged in, app </w:t>
        </w:r>
        <w:r w:rsidR="008017A7">
          <w:rPr>
            <w:rFonts w:eastAsiaTheme="minorEastAsia"/>
            <w:sz w:val="24"/>
            <w:szCs w:val="24"/>
          </w:rPr>
          <w:t xml:space="preserve">is </w:t>
        </w:r>
        <w:r w:rsidR="008017A7" w:rsidRPr="008017A7">
          <w:rPr>
            <w:rFonts w:eastAsiaTheme="minorEastAsia"/>
            <w:sz w:val="24"/>
            <w:szCs w:val="24"/>
          </w:rPr>
          <w:t>in foregr</w:t>
        </w:r>
        <w:r w:rsidR="008017A7">
          <w:rPr>
            <w:rFonts w:eastAsiaTheme="minorEastAsia"/>
            <w:sz w:val="24"/>
            <w:szCs w:val="24"/>
          </w:rPr>
          <w:t>ou</w:t>
        </w:r>
        <w:r w:rsidR="008017A7" w:rsidRPr="008017A7">
          <w:rPr>
            <w:rFonts w:eastAsiaTheme="minorEastAsia"/>
            <w:sz w:val="24"/>
            <w:szCs w:val="24"/>
          </w:rPr>
          <w:t>nd</w:t>
        </w:r>
      </w:ins>
      <w:ins w:id="462" w:author="Boris Gafurov" w:date="2023-03-26T22:52:00Z">
        <w:r w:rsidR="008017A7">
          <w:rPr>
            <w:rFonts w:eastAsiaTheme="minorEastAsia"/>
            <w:sz w:val="24"/>
            <w:szCs w:val="24"/>
          </w:rPr>
          <w:t>,</w:t>
        </w:r>
      </w:ins>
      <w:ins w:id="463" w:author="Boris Gafurov" w:date="2023-03-26T22:53:00Z">
        <w:r w:rsidR="008017A7">
          <w:rPr>
            <w:rFonts w:eastAsiaTheme="minorEastAsia"/>
            <w:sz w:val="24"/>
            <w:szCs w:val="24"/>
          </w:rPr>
          <w:t xml:space="preserve"> and</w:t>
        </w:r>
      </w:ins>
      <w:ins w:id="464" w:author="Boris Gafurov" w:date="2023-03-26T22:50:00Z">
        <w:r w:rsidR="008017A7">
          <w:rPr>
            <w:rFonts w:eastAsiaTheme="minorEastAsia"/>
            <w:sz w:val="24"/>
            <w:szCs w:val="24"/>
          </w:rPr>
          <w:t xml:space="preserve"> B </w:t>
        </w:r>
      </w:ins>
      <w:ins w:id="465" w:author="Boris Gafurov" w:date="2023-03-26T22:53:00Z">
        <w:r w:rsidR="008017A7">
          <w:rPr>
            <w:rFonts w:eastAsiaTheme="minorEastAsia"/>
            <w:sz w:val="24"/>
            <w:szCs w:val="24"/>
          </w:rPr>
          <w:t>when</w:t>
        </w:r>
      </w:ins>
      <w:ins w:id="466" w:author="Boris Gafurov" w:date="2023-03-26T22:50:00Z">
        <w:r w:rsidR="008017A7" w:rsidRPr="008017A7">
          <w:rPr>
            <w:rFonts w:eastAsiaTheme="minorEastAsia"/>
            <w:sz w:val="24"/>
            <w:szCs w:val="24"/>
          </w:rPr>
          <w:t xml:space="preserve"> app </w:t>
        </w:r>
      </w:ins>
      <w:ins w:id="467" w:author="Boris Gafurov" w:date="2023-03-26T22:51:00Z">
        <w:r w:rsidR="008017A7">
          <w:rPr>
            <w:rFonts w:eastAsiaTheme="minorEastAsia"/>
            <w:sz w:val="24"/>
            <w:szCs w:val="24"/>
          </w:rPr>
          <w:t xml:space="preserve">is </w:t>
        </w:r>
      </w:ins>
      <w:ins w:id="468" w:author="Boris Gafurov" w:date="2023-03-26T22:50:00Z">
        <w:r w:rsidR="008017A7" w:rsidRPr="008017A7">
          <w:rPr>
            <w:rFonts w:eastAsiaTheme="minorEastAsia"/>
            <w:sz w:val="24"/>
            <w:szCs w:val="24"/>
          </w:rPr>
          <w:t>in backgr</w:t>
        </w:r>
      </w:ins>
      <w:ins w:id="469" w:author="Boris Gafurov" w:date="2023-03-26T22:51:00Z">
        <w:r w:rsidR="008017A7">
          <w:rPr>
            <w:rFonts w:eastAsiaTheme="minorEastAsia"/>
            <w:sz w:val="24"/>
            <w:szCs w:val="24"/>
          </w:rPr>
          <w:t>ou</w:t>
        </w:r>
      </w:ins>
      <w:ins w:id="470" w:author="Boris Gafurov" w:date="2023-03-26T22:50:00Z">
        <w:r w:rsidR="008017A7" w:rsidRPr="008017A7">
          <w:rPr>
            <w:rFonts w:eastAsiaTheme="minorEastAsia"/>
            <w:sz w:val="24"/>
            <w:szCs w:val="24"/>
          </w:rPr>
          <w:t>nd</w:t>
        </w:r>
      </w:ins>
      <w:ins w:id="471" w:author="Boris Gafurov" w:date="2023-03-26T22:51:00Z">
        <w:r w:rsidR="008017A7">
          <w:rPr>
            <w:rFonts w:eastAsiaTheme="minorEastAsia"/>
            <w:sz w:val="24"/>
            <w:szCs w:val="24"/>
          </w:rPr>
          <w:t>. C -</w:t>
        </w:r>
      </w:ins>
      <w:ins w:id="472" w:author="Boris Gafurov" w:date="2023-03-26T22:50:00Z">
        <w:r w:rsidR="008017A7" w:rsidRPr="008017A7">
          <w:rPr>
            <w:rFonts w:eastAsiaTheme="minorEastAsia"/>
            <w:sz w:val="24"/>
            <w:szCs w:val="24"/>
          </w:rPr>
          <w:t xml:space="preserve">100% </w:t>
        </w:r>
      </w:ins>
      <w:ins w:id="473" w:author="Boris Gafurov" w:date="2023-03-26T22:51:00Z">
        <w:r w:rsidR="008017A7">
          <w:rPr>
            <w:rFonts w:eastAsiaTheme="minorEastAsia"/>
            <w:sz w:val="24"/>
            <w:szCs w:val="24"/>
          </w:rPr>
          <w:t>charged device</w:t>
        </w:r>
      </w:ins>
      <w:ins w:id="474" w:author="Boris Gafurov" w:date="2023-03-26T22:50:00Z">
        <w:r w:rsidR="008017A7" w:rsidRPr="008017A7">
          <w:rPr>
            <w:rFonts w:eastAsiaTheme="minorEastAsia"/>
            <w:sz w:val="24"/>
            <w:szCs w:val="24"/>
          </w:rPr>
          <w:t xml:space="preserve">, app </w:t>
        </w:r>
      </w:ins>
      <w:ins w:id="475" w:author="Boris Gafurov" w:date="2023-03-26T22:51:00Z">
        <w:r w:rsidR="008017A7">
          <w:rPr>
            <w:rFonts w:eastAsiaTheme="minorEastAsia"/>
            <w:sz w:val="24"/>
            <w:szCs w:val="24"/>
          </w:rPr>
          <w:t xml:space="preserve">is </w:t>
        </w:r>
      </w:ins>
      <w:ins w:id="476" w:author="Boris Gafurov" w:date="2023-03-26T22:50:00Z">
        <w:r w:rsidR="008017A7" w:rsidRPr="008017A7">
          <w:rPr>
            <w:rFonts w:eastAsiaTheme="minorEastAsia"/>
            <w:sz w:val="24"/>
            <w:szCs w:val="24"/>
          </w:rPr>
          <w:t>in foregr</w:t>
        </w:r>
      </w:ins>
      <w:ins w:id="477" w:author="Boris Gafurov" w:date="2023-03-26T22:51:00Z">
        <w:r w:rsidR="008017A7">
          <w:rPr>
            <w:rFonts w:eastAsiaTheme="minorEastAsia"/>
            <w:sz w:val="24"/>
            <w:szCs w:val="24"/>
          </w:rPr>
          <w:t>ou</w:t>
        </w:r>
      </w:ins>
      <w:ins w:id="478" w:author="Boris Gafurov" w:date="2023-03-26T22:50:00Z">
        <w:r w:rsidR="008017A7" w:rsidRPr="008017A7">
          <w:rPr>
            <w:rFonts w:eastAsiaTheme="minorEastAsia"/>
            <w:sz w:val="24"/>
            <w:szCs w:val="24"/>
          </w:rPr>
          <w:t>nd</w:t>
        </w:r>
      </w:ins>
      <w:ins w:id="479" w:author="Boris Gafurov" w:date="2023-03-26T22:53:00Z">
        <w:r w:rsidR="008017A7">
          <w:rPr>
            <w:rFonts w:eastAsiaTheme="minorEastAsia"/>
            <w:sz w:val="24"/>
            <w:szCs w:val="24"/>
          </w:rPr>
          <w:t>, and</w:t>
        </w:r>
      </w:ins>
      <w:ins w:id="480" w:author="Boris Gafurov" w:date="2023-03-26T22:51:00Z">
        <w:r w:rsidR="008017A7">
          <w:rPr>
            <w:rFonts w:eastAsiaTheme="minorEastAsia"/>
            <w:sz w:val="24"/>
            <w:szCs w:val="24"/>
          </w:rPr>
          <w:t xml:space="preserve"> D </w:t>
        </w:r>
      </w:ins>
      <w:ins w:id="481" w:author="Boris Gafurov" w:date="2023-03-26T22:53:00Z">
        <w:r w:rsidR="007B65C8">
          <w:rPr>
            <w:rFonts w:eastAsiaTheme="minorEastAsia"/>
            <w:sz w:val="24"/>
            <w:szCs w:val="24"/>
          </w:rPr>
          <w:t>when</w:t>
        </w:r>
      </w:ins>
      <w:ins w:id="482" w:author="Boris Gafurov" w:date="2023-03-26T22:50:00Z">
        <w:r w:rsidR="008017A7" w:rsidRPr="008017A7">
          <w:rPr>
            <w:rFonts w:eastAsiaTheme="minorEastAsia"/>
            <w:sz w:val="24"/>
            <w:szCs w:val="24"/>
          </w:rPr>
          <w:t xml:space="preserve"> app </w:t>
        </w:r>
      </w:ins>
      <w:ins w:id="483" w:author="Boris Gafurov" w:date="2023-03-26T22:52:00Z">
        <w:r w:rsidR="008017A7">
          <w:rPr>
            <w:rFonts w:eastAsiaTheme="minorEastAsia"/>
            <w:sz w:val="24"/>
            <w:szCs w:val="24"/>
          </w:rPr>
          <w:t xml:space="preserve">is </w:t>
        </w:r>
      </w:ins>
      <w:ins w:id="484" w:author="Boris Gafurov" w:date="2023-03-26T22:50:00Z">
        <w:r w:rsidR="008017A7" w:rsidRPr="008017A7">
          <w:rPr>
            <w:rFonts w:eastAsiaTheme="minorEastAsia"/>
            <w:sz w:val="24"/>
            <w:szCs w:val="24"/>
          </w:rPr>
          <w:t>in backgr</w:t>
        </w:r>
      </w:ins>
      <w:ins w:id="485" w:author="Boris Gafurov" w:date="2023-03-26T22:52:00Z">
        <w:r w:rsidR="008017A7">
          <w:rPr>
            <w:rFonts w:eastAsiaTheme="minorEastAsia"/>
            <w:sz w:val="24"/>
            <w:szCs w:val="24"/>
          </w:rPr>
          <w:t>ou</w:t>
        </w:r>
      </w:ins>
      <w:ins w:id="486" w:author="Boris Gafurov" w:date="2023-03-26T22:50:00Z">
        <w:r w:rsidR="008017A7" w:rsidRPr="008017A7">
          <w:rPr>
            <w:rFonts w:eastAsiaTheme="minorEastAsia"/>
            <w:sz w:val="24"/>
            <w:szCs w:val="24"/>
          </w:rPr>
          <w:t>nd</w:t>
        </w:r>
      </w:ins>
      <w:ins w:id="487" w:author="Boris Gafurov" w:date="2023-03-26T22:52:00Z">
        <w:r w:rsidR="008017A7">
          <w:rPr>
            <w:rFonts w:eastAsiaTheme="minorEastAsia"/>
            <w:sz w:val="24"/>
            <w:szCs w:val="24"/>
          </w:rPr>
          <w:t xml:space="preserve">. </w:t>
        </w:r>
      </w:ins>
      <w:ins w:id="488" w:author="Boris Gafurov" w:date="2023-03-26T22:53:00Z">
        <w:r w:rsidR="007B65C8">
          <w:rPr>
            <w:rFonts w:eastAsiaTheme="minorEastAsia"/>
            <w:sz w:val="24"/>
            <w:szCs w:val="24"/>
          </w:rPr>
          <w:t xml:space="preserve">E - </w:t>
        </w:r>
      </w:ins>
      <w:ins w:id="489" w:author="Boris Gafurov" w:date="2023-03-26T22:50:00Z">
        <w:r w:rsidR="008017A7" w:rsidRPr="008017A7">
          <w:rPr>
            <w:rFonts w:eastAsiaTheme="minorEastAsia"/>
            <w:sz w:val="24"/>
            <w:szCs w:val="24"/>
          </w:rPr>
          <w:t xml:space="preserve">10% </w:t>
        </w:r>
      </w:ins>
      <w:ins w:id="490" w:author="Boris Gafurov" w:date="2023-03-26T22:52:00Z">
        <w:r w:rsidR="008017A7">
          <w:rPr>
            <w:rFonts w:eastAsiaTheme="minorEastAsia"/>
            <w:sz w:val="24"/>
            <w:szCs w:val="24"/>
          </w:rPr>
          <w:t>charged device</w:t>
        </w:r>
      </w:ins>
      <w:ins w:id="491" w:author="Boris Gafurov" w:date="2023-03-26T22:50:00Z">
        <w:r w:rsidR="008017A7" w:rsidRPr="008017A7">
          <w:rPr>
            <w:rFonts w:eastAsiaTheme="minorEastAsia"/>
            <w:sz w:val="24"/>
            <w:szCs w:val="24"/>
          </w:rPr>
          <w:t xml:space="preserve">, app </w:t>
        </w:r>
      </w:ins>
      <w:ins w:id="492" w:author="Boris Gafurov" w:date="2023-03-26T22:53:00Z">
        <w:r w:rsidR="007B65C8">
          <w:rPr>
            <w:rFonts w:eastAsiaTheme="minorEastAsia"/>
            <w:sz w:val="24"/>
            <w:szCs w:val="24"/>
          </w:rPr>
          <w:t xml:space="preserve">is </w:t>
        </w:r>
      </w:ins>
      <w:ins w:id="493" w:author="Boris Gafurov" w:date="2023-03-26T22:50:00Z">
        <w:r w:rsidR="008017A7" w:rsidRPr="008017A7">
          <w:rPr>
            <w:rFonts w:eastAsiaTheme="minorEastAsia"/>
            <w:sz w:val="24"/>
            <w:szCs w:val="24"/>
          </w:rPr>
          <w:t>in foregr</w:t>
        </w:r>
      </w:ins>
      <w:ins w:id="494" w:author="Boris Gafurov" w:date="2023-03-26T22:52:00Z">
        <w:r w:rsidR="008017A7">
          <w:rPr>
            <w:rFonts w:eastAsiaTheme="minorEastAsia"/>
            <w:sz w:val="24"/>
            <w:szCs w:val="24"/>
          </w:rPr>
          <w:t>ou</w:t>
        </w:r>
      </w:ins>
      <w:ins w:id="495" w:author="Boris Gafurov" w:date="2023-03-26T22:50:00Z">
        <w:r w:rsidR="008017A7" w:rsidRPr="008017A7">
          <w:rPr>
            <w:rFonts w:eastAsiaTheme="minorEastAsia"/>
            <w:sz w:val="24"/>
            <w:szCs w:val="24"/>
          </w:rPr>
          <w:t>nd</w:t>
        </w:r>
      </w:ins>
      <w:ins w:id="496" w:author="Boris Gafurov" w:date="2023-03-26T22:53:00Z">
        <w:r w:rsidR="007B65C8">
          <w:rPr>
            <w:rFonts w:eastAsiaTheme="minorEastAsia"/>
            <w:sz w:val="24"/>
            <w:szCs w:val="24"/>
          </w:rPr>
          <w:t xml:space="preserve">, and </w:t>
        </w:r>
      </w:ins>
      <w:ins w:id="497" w:author="Boris Gafurov" w:date="2023-03-26T22:54:00Z">
        <w:r w:rsidR="007B65C8">
          <w:rPr>
            <w:rFonts w:eastAsiaTheme="minorEastAsia"/>
            <w:sz w:val="24"/>
            <w:szCs w:val="24"/>
          </w:rPr>
          <w:t xml:space="preserve">F when </w:t>
        </w:r>
      </w:ins>
      <w:ins w:id="498" w:author="Boris Gafurov" w:date="2023-03-26T22:50:00Z">
        <w:r w:rsidR="008017A7" w:rsidRPr="008017A7">
          <w:rPr>
            <w:rFonts w:eastAsiaTheme="minorEastAsia"/>
            <w:sz w:val="24"/>
            <w:szCs w:val="24"/>
          </w:rPr>
          <w:t xml:space="preserve">app </w:t>
        </w:r>
      </w:ins>
      <w:ins w:id="499" w:author="Boris Gafurov" w:date="2023-03-26T22:54:00Z">
        <w:r w:rsidR="007B65C8">
          <w:rPr>
            <w:rFonts w:eastAsiaTheme="minorEastAsia"/>
            <w:sz w:val="24"/>
            <w:szCs w:val="24"/>
          </w:rPr>
          <w:t xml:space="preserve">is </w:t>
        </w:r>
      </w:ins>
      <w:ins w:id="500" w:author="Boris Gafurov" w:date="2023-03-26T22:50:00Z">
        <w:r w:rsidR="008017A7" w:rsidRPr="008017A7">
          <w:rPr>
            <w:rFonts w:eastAsiaTheme="minorEastAsia"/>
            <w:sz w:val="24"/>
            <w:szCs w:val="24"/>
          </w:rPr>
          <w:t>in backgr</w:t>
        </w:r>
      </w:ins>
      <w:ins w:id="501" w:author="Boris Gafurov" w:date="2023-03-26T22:54:00Z">
        <w:r w:rsidR="007B65C8">
          <w:rPr>
            <w:rFonts w:eastAsiaTheme="minorEastAsia"/>
            <w:sz w:val="24"/>
            <w:szCs w:val="24"/>
          </w:rPr>
          <w:t>ou</w:t>
        </w:r>
      </w:ins>
      <w:ins w:id="502" w:author="Boris Gafurov" w:date="2023-03-26T22:50:00Z">
        <w:r w:rsidR="008017A7" w:rsidRPr="008017A7">
          <w:rPr>
            <w:rFonts w:eastAsiaTheme="minorEastAsia"/>
            <w:sz w:val="24"/>
            <w:szCs w:val="24"/>
          </w:rPr>
          <w:t>nd</w:t>
        </w:r>
      </w:ins>
      <w:ins w:id="503" w:author="Boris Gafurov" w:date="2023-03-26T22:54:00Z">
        <w:r w:rsidR="007B65C8">
          <w:rPr>
            <w:rFonts w:eastAsiaTheme="minorEastAsia"/>
            <w:sz w:val="24"/>
            <w:szCs w:val="24"/>
          </w:rPr>
          <w:t xml:space="preserve">. G - </w:t>
        </w:r>
      </w:ins>
      <w:ins w:id="504" w:author="Boris Gafurov" w:date="2023-03-26T22:50:00Z">
        <w:r w:rsidR="008017A7" w:rsidRPr="008017A7">
          <w:rPr>
            <w:rFonts w:eastAsiaTheme="minorEastAsia"/>
            <w:sz w:val="24"/>
            <w:szCs w:val="24"/>
          </w:rPr>
          <w:t xml:space="preserve">100% </w:t>
        </w:r>
      </w:ins>
      <w:ins w:id="505" w:author="Boris Gafurov" w:date="2023-03-26T22:54:00Z">
        <w:r w:rsidR="007B65C8">
          <w:rPr>
            <w:rFonts w:eastAsiaTheme="minorEastAsia"/>
            <w:sz w:val="24"/>
            <w:szCs w:val="24"/>
          </w:rPr>
          <w:t>charged device</w:t>
        </w:r>
      </w:ins>
      <w:ins w:id="506" w:author="Boris Gafurov" w:date="2023-03-26T22:50:00Z">
        <w:r w:rsidR="008017A7" w:rsidRPr="008017A7">
          <w:rPr>
            <w:rFonts w:eastAsiaTheme="minorEastAsia"/>
            <w:sz w:val="24"/>
            <w:szCs w:val="24"/>
          </w:rPr>
          <w:t xml:space="preserve">, </w:t>
        </w:r>
      </w:ins>
      <w:ins w:id="507" w:author="Boris Gafurov" w:date="2023-03-26T22:54:00Z">
        <w:r w:rsidR="007B65C8">
          <w:rPr>
            <w:rFonts w:eastAsiaTheme="minorEastAsia"/>
            <w:sz w:val="24"/>
            <w:szCs w:val="24"/>
          </w:rPr>
          <w:t xml:space="preserve">CPU is in </w:t>
        </w:r>
      </w:ins>
      <w:ins w:id="508" w:author="Boris Gafurov" w:date="2023-03-26T22:50:00Z">
        <w:r w:rsidR="008017A7" w:rsidRPr="008017A7">
          <w:rPr>
            <w:rFonts w:eastAsiaTheme="minorEastAsia"/>
            <w:sz w:val="24"/>
            <w:szCs w:val="24"/>
          </w:rPr>
          <w:t>hi</w:t>
        </w:r>
      </w:ins>
      <w:ins w:id="509" w:author="Boris Gafurov" w:date="2023-03-26T22:55:00Z">
        <w:r w:rsidR="007B65C8">
          <w:rPr>
            <w:rFonts w:eastAsiaTheme="minorEastAsia"/>
            <w:sz w:val="24"/>
            <w:szCs w:val="24"/>
          </w:rPr>
          <w:t>gh</w:t>
        </w:r>
      </w:ins>
      <w:ins w:id="510" w:author="Boris Gafurov" w:date="2023-03-26T22:50:00Z">
        <w:r w:rsidR="008017A7" w:rsidRPr="008017A7">
          <w:rPr>
            <w:rFonts w:eastAsiaTheme="minorEastAsia"/>
            <w:sz w:val="24"/>
            <w:szCs w:val="24"/>
          </w:rPr>
          <w:t xml:space="preserve"> load, app </w:t>
        </w:r>
      </w:ins>
      <w:ins w:id="511" w:author="Boris Gafurov" w:date="2023-03-26T22:55:00Z">
        <w:r w:rsidR="007B65C8">
          <w:rPr>
            <w:rFonts w:eastAsiaTheme="minorEastAsia"/>
            <w:sz w:val="24"/>
            <w:szCs w:val="24"/>
          </w:rPr>
          <w:t xml:space="preserve">is </w:t>
        </w:r>
      </w:ins>
      <w:ins w:id="512" w:author="Boris Gafurov" w:date="2023-03-26T22:50:00Z">
        <w:r w:rsidR="008017A7" w:rsidRPr="008017A7">
          <w:rPr>
            <w:rFonts w:eastAsiaTheme="minorEastAsia"/>
            <w:sz w:val="24"/>
            <w:szCs w:val="24"/>
          </w:rPr>
          <w:t>in b</w:t>
        </w:r>
      </w:ins>
      <w:ins w:id="513" w:author="Boris Gafurov" w:date="2023-03-26T22:55:00Z">
        <w:r w:rsidR="007B65C8">
          <w:rPr>
            <w:rFonts w:eastAsiaTheme="minorEastAsia"/>
            <w:sz w:val="24"/>
            <w:szCs w:val="24"/>
          </w:rPr>
          <w:t>ackground.</w:t>
        </w:r>
      </w:ins>
    </w:p>
    <w:p w14:paraId="64B81C17" w14:textId="77777777" w:rsidR="0081620A" w:rsidRDefault="0081620A" w:rsidP="6A7CCFFD">
      <w:pPr>
        <w:rPr>
          <w:ins w:id="514" w:author="Boris Gafurov" w:date="2023-03-26T22:37:00Z"/>
          <w:rFonts w:eastAsiaTheme="minorEastAsia"/>
          <w:sz w:val="24"/>
          <w:szCs w:val="24"/>
        </w:rPr>
      </w:pPr>
    </w:p>
    <w:p w14:paraId="71DF4CD3" w14:textId="35688438" w:rsidR="00426913" w:rsidRDefault="00EC1576" w:rsidP="00426913">
      <w:pPr>
        <w:rPr>
          <w:ins w:id="515" w:author="Boris Gafurov" w:date="2023-03-27T01:24:00Z"/>
          <w:rFonts w:eastAsiaTheme="minorEastAsia"/>
          <w:sz w:val="24"/>
          <w:szCs w:val="24"/>
        </w:rPr>
      </w:pPr>
      <w:ins w:id="516" w:author="Boris Gafurov" w:date="2023-03-26T23:56:00Z">
        <w:r w:rsidRPr="00EC1576">
          <w:rPr>
            <w:rFonts w:eastAsiaTheme="minorEastAsia"/>
            <w:b/>
            <w:bCs/>
            <w:sz w:val="24"/>
            <w:szCs w:val="24"/>
            <w:rPrChange w:id="517" w:author="Boris Gafurov" w:date="2023-03-26T23:57:00Z">
              <w:rPr>
                <w:rFonts w:eastAsiaTheme="minorEastAsia"/>
                <w:sz w:val="24"/>
                <w:szCs w:val="24"/>
              </w:rPr>
            </w:rPrChange>
          </w:rPr>
          <w:t>Accelerometer and Gyroscope</w:t>
        </w:r>
        <w:r>
          <w:rPr>
            <w:rFonts w:eastAsiaTheme="minorEastAsia"/>
            <w:sz w:val="24"/>
            <w:szCs w:val="24"/>
          </w:rPr>
          <w:t xml:space="preserve"> </w:t>
        </w:r>
      </w:ins>
      <w:ins w:id="518" w:author="Boris Gafurov" w:date="2023-03-26T23:57:00Z">
        <w:r>
          <w:rPr>
            <w:rFonts w:eastAsiaTheme="minorEastAsia"/>
            <w:sz w:val="24"/>
            <w:szCs w:val="24"/>
          </w:rPr>
          <w:t>sensors data recording</w:t>
        </w:r>
      </w:ins>
      <w:ins w:id="519" w:author="Boris Gafurov" w:date="2023-03-27T01:18:00Z">
        <w:r w:rsidR="00426913">
          <w:rPr>
            <w:rFonts w:eastAsiaTheme="minorEastAsia"/>
            <w:sz w:val="24"/>
            <w:szCs w:val="24"/>
          </w:rPr>
          <w:t xml:space="preserve"> we</w:t>
        </w:r>
      </w:ins>
      <w:ins w:id="520" w:author="Boris Gafurov" w:date="2023-03-27T01:19:00Z">
        <w:r w:rsidR="00426913">
          <w:rPr>
            <w:rFonts w:eastAsiaTheme="minorEastAsia"/>
            <w:sz w:val="24"/>
            <w:szCs w:val="24"/>
          </w:rPr>
          <w:t xml:space="preserve">re done simultaneously in this set of experiments. </w:t>
        </w:r>
      </w:ins>
      <w:ins w:id="521" w:author="Boris Gafurov" w:date="2023-03-27T01:24:00Z">
        <w:r w:rsidR="00426913">
          <w:rPr>
            <w:rFonts w:eastAsiaTheme="minorEastAsia"/>
            <w:sz w:val="24"/>
            <w:szCs w:val="24"/>
          </w:rPr>
          <w:t xml:space="preserve">It has been observed that similarly to </w:t>
        </w:r>
      </w:ins>
      <w:ins w:id="522" w:author="Boris Gafurov" w:date="2023-03-27T01:39:00Z">
        <w:r w:rsidR="00D227A5">
          <w:rPr>
            <w:rFonts w:eastAsiaTheme="minorEastAsia"/>
            <w:sz w:val="24"/>
            <w:szCs w:val="24"/>
          </w:rPr>
          <w:t xml:space="preserve">Accelerometer </w:t>
        </w:r>
      </w:ins>
      <w:ins w:id="523" w:author="Boris Gafurov" w:date="2023-03-27T08:53:00Z">
        <w:r w:rsidR="00DB47DD">
          <w:rPr>
            <w:rFonts w:eastAsiaTheme="minorEastAsia"/>
            <w:sz w:val="24"/>
            <w:szCs w:val="24"/>
          </w:rPr>
          <w:t>d</w:t>
        </w:r>
      </w:ins>
      <w:ins w:id="524" w:author="Boris Gafurov" w:date="2023-03-27T08:54:00Z">
        <w:r w:rsidR="00DB47DD">
          <w:rPr>
            <w:rFonts w:eastAsiaTheme="minorEastAsia"/>
            <w:sz w:val="24"/>
            <w:szCs w:val="24"/>
          </w:rPr>
          <w:t>ata, obtained</w:t>
        </w:r>
      </w:ins>
      <w:ins w:id="525" w:author="Boris Gafurov" w:date="2023-03-27T01:39:00Z">
        <w:r w:rsidR="009A6799">
          <w:rPr>
            <w:rFonts w:eastAsiaTheme="minorEastAsia"/>
            <w:sz w:val="24"/>
            <w:szCs w:val="24"/>
          </w:rPr>
          <w:t xml:space="preserve"> </w:t>
        </w:r>
      </w:ins>
      <w:ins w:id="526" w:author="Boris Gafurov" w:date="2023-03-27T08:54:00Z">
        <w:r w:rsidR="00DB47DD">
          <w:rPr>
            <w:rFonts w:eastAsiaTheme="minorEastAsia"/>
            <w:sz w:val="24"/>
            <w:szCs w:val="24"/>
          </w:rPr>
          <w:t>during</w:t>
        </w:r>
      </w:ins>
      <w:ins w:id="527" w:author="Boris Gafurov" w:date="2023-03-27T01:39:00Z">
        <w:r w:rsidR="00D227A5">
          <w:rPr>
            <w:rFonts w:eastAsiaTheme="minorEastAsia"/>
            <w:sz w:val="24"/>
            <w:szCs w:val="24"/>
          </w:rPr>
          <w:t xml:space="preserve"> </w:t>
        </w:r>
      </w:ins>
      <w:ins w:id="528" w:author="Boris Gafurov" w:date="2023-03-27T01:24:00Z">
        <w:r w:rsidR="00426913">
          <w:rPr>
            <w:rFonts w:eastAsiaTheme="minorEastAsia"/>
            <w:sz w:val="24"/>
            <w:szCs w:val="24"/>
          </w:rPr>
          <w:t xml:space="preserve">single </w:t>
        </w:r>
      </w:ins>
      <w:ins w:id="529" w:author="Boris Gafurov" w:date="2023-03-27T01:38:00Z">
        <w:r w:rsidR="00D227A5">
          <w:rPr>
            <w:rFonts w:eastAsiaTheme="minorEastAsia"/>
            <w:sz w:val="24"/>
            <w:szCs w:val="24"/>
          </w:rPr>
          <w:t xml:space="preserve">sensor </w:t>
        </w:r>
      </w:ins>
      <w:ins w:id="530" w:author="Boris Gafurov" w:date="2023-03-27T08:54:00Z">
        <w:r w:rsidR="00DB47DD">
          <w:rPr>
            <w:rFonts w:eastAsiaTheme="minorEastAsia"/>
            <w:sz w:val="24"/>
            <w:szCs w:val="24"/>
          </w:rPr>
          <w:t xml:space="preserve">recordings, </w:t>
        </w:r>
      </w:ins>
      <w:ins w:id="531" w:author="Boris Gafurov" w:date="2023-03-27T01:24:00Z">
        <w:r w:rsidR="00426913">
          <w:rPr>
            <w:rFonts w:eastAsiaTheme="minorEastAsia"/>
            <w:sz w:val="24"/>
            <w:szCs w:val="24"/>
          </w:rPr>
          <w:t xml:space="preserve">when device was plugged in, for both when </w:t>
        </w:r>
      </w:ins>
      <w:ins w:id="532" w:author="Boris Gafurov" w:date="2023-03-27T01:25:00Z">
        <w:r w:rsidR="00426913">
          <w:rPr>
            <w:rFonts w:eastAsiaTheme="minorEastAsia"/>
            <w:sz w:val="24"/>
            <w:szCs w:val="24"/>
          </w:rPr>
          <w:t xml:space="preserve">data collecting </w:t>
        </w:r>
      </w:ins>
      <w:ins w:id="533" w:author="Boris Gafurov" w:date="2023-03-27T01:24:00Z">
        <w:r w:rsidR="00426913">
          <w:rPr>
            <w:rFonts w:eastAsiaTheme="minorEastAsia"/>
            <w:sz w:val="24"/>
            <w:szCs w:val="24"/>
          </w:rPr>
          <w:t xml:space="preserve">app was in background and foreground, the interval between </w:t>
        </w:r>
      </w:ins>
      <w:ins w:id="534" w:author="Boris Gafurov" w:date="2023-03-27T01:26:00Z">
        <w:r w:rsidR="00426913">
          <w:rPr>
            <w:rFonts w:eastAsiaTheme="minorEastAsia"/>
            <w:sz w:val="24"/>
            <w:szCs w:val="24"/>
          </w:rPr>
          <w:t>the readings</w:t>
        </w:r>
      </w:ins>
      <w:ins w:id="535" w:author="Boris Gafurov" w:date="2023-03-27T01:24:00Z">
        <w:r w:rsidR="00426913">
          <w:rPr>
            <w:rFonts w:eastAsiaTheme="minorEastAsia"/>
            <w:sz w:val="24"/>
            <w:szCs w:val="24"/>
          </w:rPr>
          <w:t xml:space="preserve"> was very close to the polling rate of 200ms, </w:t>
        </w:r>
      </w:ins>
      <w:ins w:id="536" w:author="Boris Gafurov" w:date="2023-03-27T01:28:00Z">
        <w:r w:rsidR="00426913" w:rsidRPr="00426913">
          <w:rPr>
            <w:rFonts w:eastAsiaTheme="minorEastAsia"/>
            <w:sz w:val="24"/>
            <w:szCs w:val="24"/>
          </w:rPr>
          <w:t>202.</w:t>
        </w:r>
      </w:ins>
      <w:ins w:id="537" w:author="Boris Gafurov" w:date="2023-03-27T01:29:00Z">
        <w:r w:rsidR="00D227A5">
          <w:rPr>
            <w:rFonts w:eastAsiaTheme="minorEastAsia"/>
            <w:sz w:val="24"/>
            <w:szCs w:val="24"/>
          </w:rPr>
          <w:t>08</w:t>
        </w:r>
      </w:ins>
      <w:ins w:id="538" w:author="Boris Gafurov" w:date="2023-03-27T01:30:00Z">
        <w:r w:rsidR="00D227A5">
          <w:rPr>
            <w:rFonts w:eastAsiaTheme="minorEastAsia"/>
            <w:sz w:val="24"/>
            <w:szCs w:val="24"/>
          </w:rPr>
          <w:t>+/-</w:t>
        </w:r>
      </w:ins>
      <w:ins w:id="539" w:author="Boris Gafurov" w:date="2023-03-27T01:28:00Z">
        <w:r w:rsidR="00426913" w:rsidRPr="00426913">
          <w:rPr>
            <w:rFonts w:eastAsiaTheme="minorEastAsia"/>
            <w:sz w:val="24"/>
            <w:szCs w:val="24"/>
          </w:rPr>
          <w:t>5.13</w:t>
        </w:r>
      </w:ins>
      <w:ins w:id="540" w:author="Boris Gafurov" w:date="2023-03-27T01:31:00Z">
        <w:r w:rsidR="00D227A5">
          <w:rPr>
            <w:rFonts w:eastAsiaTheme="minorEastAsia"/>
            <w:sz w:val="24"/>
            <w:szCs w:val="24"/>
          </w:rPr>
          <w:t xml:space="preserve"> (n=890)</w:t>
        </w:r>
      </w:ins>
      <w:ins w:id="541" w:author="Boris Gafurov" w:date="2023-03-27T01:24:00Z">
        <w:r w:rsidR="00426913">
          <w:rPr>
            <w:rFonts w:eastAsiaTheme="minorEastAsia"/>
            <w:sz w:val="24"/>
            <w:szCs w:val="24"/>
          </w:rPr>
          <w:t xml:space="preserve"> </w:t>
        </w:r>
      </w:ins>
      <w:ins w:id="542" w:author="Boris Gafurov" w:date="2023-03-27T01:30:00Z">
        <w:r w:rsidR="00D227A5">
          <w:rPr>
            <w:rFonts w:eastAsiaTheme="minorEastAsia"/>
            <w:sz w:val="24"/>
            <w:szCs w:val="24"/>
          </w:rPr>
          <w:t xml:space="preserve">and </w:t>
        </w:r>
      </w:ins>
      <w:ins w:id="543" w:author="Boris Gafurov" w:date="2023-03-27T01:27:00Z">
        <w:r w:rsidR="00426913" w:rsidRPr="00426913">
          <w:rPr>
            <w:rFonts w:eastAsiaTheme="minorEastAsia"/>
            <w:sz w:val="24"/>
            <w:szCs w:val="24"/>
          </w:rPr>
          <w:t>202.</w:t>
        </w:r>
        <w:r w:rsidR="00426913">
          <w:rPr>
            <w:rFonts w:eastAsiaTheme="minorEastAsia"/>
            <w:sz w:val="24"/>
            <w:szCs w:val="24"/>
          </w:rPr>
          <w:t>18+/-</w:t>
        </w:r>
        <w:r w:rsidR="00426913" w:rsidRPr="00426913">
          <w:rPr>
            <w:rFonts w:eastAsiaTheme="minorEastAsia"/>
            <w:sz w:val="24"/>
            <w:szCs w:val="24"/>
          </w:rPr>
          <w:t>5.</w:t>
        </w:r>
        <w:r w:rsidR="00426913">
          <w:rPr>
            <w:rFonts w:eastAsiaTheme="minorEastAsia"/>
            <w:sz w:val="24"/>
            <w:szCs w:val="24"/>
          </w:rPr>
          <w:t>28</w:t>
        </w:r>
      </w:ins>
      <w:ins w:id="544" w:author="Boris Gafurov" w:date="2023-03-27T01:24:00Z">
        <w:r w:rsidR="00426913">
          <w:rPr>
            <w:rFonts w:eastAsiaTheme="minorEastAsia"/>
            <w:sz w:val="24"/>
            <w:szCs w:val="24"/>
          </w:rPr>
          <w:t xml:space="preserve"> (n=89</w:t>
        </w:r>
      </w:ins>
      <w:ins w:id="545" w:author="Boris Gafurov" w:date="2023-03-27T01:27:00Z">
        <w:r w:rsidR="00426913">
          <w:rPr>
            <w:rFonts w:eastAsiaTheme="minorEastAsia"/>
            <w:sz w:val="24"/>
            <w:szCs w:val="24"/>
          </w:rPr>
          <w:t>0</w:t>
        </w:r>
      </w:ins>
      <w:ins w:id="546" w:author="Boris Gafurov" w:date="2023-03-27T01:24:00Z">
        <w:r w:rsidR="00426913">
          <w:rPr>
            <w:rFonts w:eastAsiaTheme="minorEastAsia"/>
            <w:sz w:val="24"/>
            <w:szCs w:val="24"/>
          </w:rPr>
          <w:t>)</w:t>
        </w:r>
      </w:ins>
      <w:ins w:id="547" w:author="Boris Gafurov" w:date="2023-03-27T01:33:00Z">
        <w:r w:rsidR="00D227A5">
          <w:rPr>
            <w:rFonts w:eastAsiaTheme="minorEastAsia"/>
            <w:sz w:val="24"/>
            <w:szCs w:val="24"/>
          </w:rPr>
          <w:t xml:space="preserve">, </w:t>
        </w:r>
      </w:ins>
      <w:ins w:id="548" w:author="Boris Gafurov" w:date="2023-03-27T01:34:00Z">
        <w:r w:rsidR="00D227A5">
          <w:rPr>
            <w:rFonts w:eastAsiaTheme="minorEastAsia"/>
            <w:sz w:val="24"/>
            <w:szCs w:val="24"/>
          </w:rPr>
          <w:t>respectively</w:t>
        </w:r>
      </w:ins>
      <w:ins w:id="549" w:author="Boris Gafurov" w:date="2023-03-27T01:24:00Z">
        <w:r w:rsidR="00426913" w:rsidRPr="00377BCD">
          <w:rPr>
            <w:rFonts w:eastAsiaTheme="minorEastAsia"/>
            <w:sz w:val="24"/>
            <w:szCs w:val="24"/>
          </w:rPr>
          <w:t xml:space="preserve"> </w:t>
        </w:r>
        <w:r w:rsidR="00426913">
          <w:rPr>
            <w:rFonts w:eastAsiaTheme="minorEastAsia"/>
            <w:sz w:val="24"/>
            <w:szCs w:val="24"/>
          </w:rPr>
          <w:t>(Fig.</w:t>
        </w:r>
      </w:ins>
      <w:ins w:id="550" w:author="Boris Gafurov" w:date="2023-03-27T09:07:00Z">
        <w:r w:rsidR="002C222F">
          <w:rPr>
            <w:rFonts w:eastAsiaTheme="minorEastAsia"/>
            <w:sz w:val="24"/>
            <w:szCs w:val="24"/>
          </w:rPr>
          <w:t>4</w:t>
        </w:r>
      </w:ins>
      <w:ins w:id="551" w:author="Boris Gafurov" w:date="2023-03-27T01:24:00Z">
        <w:r w:rsidR="00426913">
          <w:rPr>
            <w:rFonts w:eastAsiaTheme="minorEastAsia"/>
            <w:sz w:val="24"/>
            <w:szCs w:val="24"/>
          </w:rPr>
          <w:t>, A</w:t>
        </w:r>
      </w:ins>
      <w:ins w:id="552" w:author="Boris Gafurov" w:date="2023-03-27T01:27:00Z">
        <w:r w:rsidR="00426913">
          <w:rPr>
            <w:rFonts w:eastAsiaTheme="minorEastAsia"/>
            <w:sz w:val="24"/>
            <w:szCs w:val="24"/>
          </w:rPr>
          <w:t>1</w:t>
        </w:r>
      </w:ins>
      <w:ins w:id="553" w:author="Boris Gafurov" w:date="2023-03-27T01:24:00Z">
        <w:r w:rsidR="00426913">
          <w:rPr>
            <w:rFonts w:eastAsiaTheme="minorEastAsia"/>
            <w:sz w:val="24"/>
            <w:szCs w:val="24"/>
          </w:rPr>
          <w:t xml:space="preserve"> and B</w:t>
        </w:r>
      </w:ins>
      <w:ins w:id="554" w:author="Boris Gafurov" w:date="2023-03-27T01:27:00Z">
        <w:r w:rsidR="00426913">
          <w:rPr>
            <w:rFonts w:eastAsiaTheme="minorEastAsia"/>
            <w:sz w:val="24"/>
            <w:szCs w:val="24"/>
          </w:rPr>
          <w:t>1</w:t>
        </w:r>
      </w:ins>
      <w:ins w:id="555" w:author="Boris Gafurov" w:date="2023-03-27T01:24:00Z">
        <w:r w:rsidR="00426913">
          <w:rPr>
            <w:rFonts w:eastAsiaTheme="minorEastAsia"/>
            <w:sz w:val="24"/>
            <w:szCs w:val="24"/>
          </w:rPr>
          <w:t xml:space="preserve">). </w:t>
        </w:r>
      </w:ins>
      <w:ins w:id="556" w:author="Boris Gafurov" w:date="2023-03-27T01:34:00Z">
        <w:r w:rsidR="00D227A5">
          <w:rPr>
            <w:rFonts w:eastAsiaTheme="minorEastAsia"/>
            <w:sz w:val="24"/>
            <w:szCs w:val="24"/>
          </w:rPr>
          <w:t>In</w:t>
        </w:r>
      </w:ins>
      <w:ins w:id="557" w:author="Boris Gafurov" w:date="2023-03-27T01:35:00Z">
        <w:r w:rsidR="00D227A5">
          <w:rPr>
            <w:rFonts w:eastAsiaTheme="minorEastAsia"/>
            <w:sz w:val="24"/>
            <w:szCs w:val="24"/>
          </w:rPr>
          <w:t>terval d</w:t>
        </w:r>
      </w:ins>
      <w:ins w:id="558" w:author="Boris Gafurov" w:date="2023-03-27T01:34:00Z">
        <w:r w:rsidR="00D227A5">
          <w:rPr>
            <w:rFonts w:eastAsiaTheme="minorEastAsia"/>
            <w:sz w:val="24"/>
            <w:szCs w:val="24"/>
          </w:rPr>
          <w:t>istribution</w:t>
        </w:r>
      </w:ins>
      <w:ins w:id="559" w:author="Boris Gafurov" w:date="2023-03-27T01:35:00Z">
        <w:r w:rsidR="00D227A5">
          <w:rPr>
            <w:rFonts w:eastAsiaTheme="minorEastAsia"/>
            <w:sz w:val="24"/>
            <w:szCs w:val="24"/>
          </w:rPr>
          <w:t>s (Fig.5)</w:t>
        </w:r>
      </w:ins>
      <w:ins w:id="560" w:author="Boris Gafurov" w:date="2023-03-27T01:24:00Z">
        <w:r w:rsidR="00426913">
          <w:rPr>
            <w:rFonts w:eastAsiaTheme="minorEastAsia"/>
            <w:sz w:val="24"/>
            <w:szCs w:val="24"/>
          </w:rPr>
          <w:t xml:space="preserve"> </w:t>
        </w:r>
      </w:ins>
      <w:ins w:id="561" w:author="Boris Gafurov" w:date="2023-03-27T01:34:00Z">
        <w:r w:rsidR="00D227A5">
          <w:rPr>
            <w:rFonts w:eastAsiaTheme="minorEastAsia"/>
            <w:sz w:val="24"/>
            <w:szCs w:val="24"/>
          </w:rPr>
          <w:t xml:space="preserve">was found to be </w:t>
        </w:r>
        <w:proofErr w:type="gramStart"/>
        <w:r w:rsidR="00D227A5">
          <w:rPr>
            <w:rFonts w:eastAsiaTheme="minorEastAsia"/>
            <w:sz w:val="24"/>
            <w:szCs w:val="24"/>
          </w:rPr>
          <w:t>similar to</w:t>
        </w:r>
        <w:proofErr w:type="gramEnd"/>
        <w:r w:rsidR="00D227A5">
          <w:rPr>
            <w:rFonts w:eastAsiaTheme="minorEastAsia"/>
            <w:sz w:val="24"/>
            <w:szCs w:val="24"/>
          </w:rPr>
          <w:t xml:space="preserve"> </w:t>
        </w:r>
      </w:ins>
      <w:ins w:id="562" w:author="Boris Gafurov" w:date="2023-03-27T01:24:00Z">
        <w:r w:rsidR="00426913">
          <w:rPr>
            <w:rFonts w:eastAsiaTheme="minorEastAsia"/>
            <w:sz w:val="24"/>
            <w:szCs w:val="24"/>
          </w:rPr>
          <w:t>Fig.2</w:t>
        </w:r>
      </w:ins>
      <w:ins w:id="563" w:author="Boris Gafurov" w:date="2023-03-27T01:35:00Z">
        <w:r w:rsidR="00D227A5">
          <w:rPr>
            <w:rFonts w:eastAsiaTheme="minorEastAsia"/>
            <w:sz w:val="24"/>
            <w:szCs w:val="24"/>
          </w:rPr>
          <w:t xml:space="preserve"> and had two modes</w:t>
        </w:r>
      </w:ins>
      <w:ins w:id="564" w:author="Boris Gafurov" w:date="2023-03-27T01:24:00Z">
        <w:r w:rsidR="00426913">
          <w:rPr>
            <w:rFonts w:eastAsiaTheme="minorEastAsia"/>
            <w:sz w:val="24"/>
            <w:szCs w:val="24"/>
          </w:rPr>
          <w:t xml:space="preserve">. </w:t>
        </w:r>
      </w:ins>
      <w:ins w:id="565" w:author="Boris Gafurov" w:date="2023-03-27T09:03:00Z">
        <w:r w:rsidR="002C222F">
          <w:rPr>
            <w:rFonts w:eastAsiaTheme="minorEastAsia"/>
            <w:sz w:val="24"/>
            <w:szCs w:val="24"/>
          </w:rPr>
          <w:t xml:space="preserve">Averages </w:t>
        </w:r>
      </w:ins>
      <w:ins w:id="566" w:author="Boris Gafurov" w:date="2023-03-27T09:04:00Z">
        <w:r w:rsidR="002C222F">
          <w:rPr>
            <w:rFonts w:eastAsiaTheme="minorEastAsia"/>
            <w:sz w:val="24"/>
            <w:szCs w:val="24"/>
          </w:rPr>
          <w:t>for accelerometer senso</w:t>
        </w:r>
      </w:ins>
      <w:ins w:id="567" w:author="Boris Gafurov" w:date="2023-03-27T09:05:00Z">
        <w:r w:rsidR="002C222F">
          <w:rPr>
            <w:rFonts w:eastAsiaTheme="minorEastAsia"/>
            <w:sz w:val="24"/>
            <w:szCs w:val="24"/>
          </w:rPr>
          <w:t>r intervals</w:t>
        </w:r>
      </w:ins>
      <w:ins w:id="568" w:author="Boris Gafurov" w:date="2023-03-27T09:04:00Z">
        <w:r w:rsidR="002C222F">
          <w:rPr>
            <w:rFonts w:eastAsiaTheme="minorEastAsia"/>
            <w:sz w:val="24"/>
            <w:szCs w:val="24"/>
          </w:rPr>
          <w:t xml:space="preserve"> in the plugged</w:t>
        </w:r>
      </w:ins>
      <w:ins w:id="569" w:author="Boris Gafurov" w:date="2023-03-27T09:06:00Z">
        <w:r w:rsidR="002C222F">
          <w:rPr>
            <w:rFonts w:eastAsiaTheme="minorEastAsia"/>
            <w:sz w:val="24"/>
            <w:szCs w:val="24"/>
          </w:rPr>
          <w:t>-</w:t>
        </w:r>
      </w:ins>
      <w:ins w:id="570" w:author="Boris Gafurov" w:date="2023-03-27T09:04:00Z">
        <w:r w:rsidR="002C222F">
          <w:rPr>
            <w:rFonts w:eastAsiaTheme="minorEastAsia"/>
            <w:sz w:val="24"/>
            <w:szCs w:val="24"/>
          </w:rPr>
          <w:t xml:space="preserve">in device </w:t>
        </w:r>
      </w:ins>
      <w:ins w:id="571" w:author="Boris Gafurov" w:date="2023-03-27T09:03:00Z">
        <w:r w:rsidR="002C222F">
          <w:rPr>
            <w:rFonts w:eastAsiaTheme="minorEastAsia"/>
            <w:sz w:val="24"/>
            <w:szCs w:val="24"/>
          </w:rPr>
          <w:t>we</w:t>
        </w:r>
      </w:ins>
      <w:ins w:id="572" w:author="Boris Gafurov" w:date="2023-03-27T09:04:00Z">
        <w:r w:rsidR="002C222F">
          <w:rPr>
            <w:rFonts w:eastAsiaTheme="minorEastAsia"/>
            <w:sz w:val="24"/>
            <w:szCs w:val="24"/>
          </w:rPr>
          <w:t xml:space="preserve">re significantly </w:t>
        </w:r>
      </w:ins>
      <w:ins w:id="573" w:author="Boris Gafurov" w:date="2023-03-27T09:06:00Z">
        <w:r w:rsidR="002C222F">
          <w:rPr>
            <w:rFonts w:eastAsiaTheme="minorEastAsia"/>
            <w:sz w:val="24"/>
            <w:szCs w:val="24"/>
          </w:rPr>
          <w:t>lower</w:t>
        </w:r>
      </w:ins>
      <w:ins w:id="574" w:author="Boris Gafurov" w:date="2023-03-27T09:04:00Z">
        <w:r w:rsidR="002C222F">
          <w:rPr>
            <w:rFonts w:eastAsiaTheme="minorEastAsia"/>
            <w:sz w:val="24"/>
            <w:szCs w:val="24"/>
          </w:rPr>
          <w:t xml:space="preserve"> from</w:t>
        </w:r>
      </w:ins>
      <w:ins w:id="575" w:author="Boris Gafurov" w:date="2023-03-27T09:05:00Z">
        <w:r w:rsidR="002C222F">
          <w:rPr>
            <w:rFonts w:eastAsiaTheme="minorEastAsia"/>
            <w:sz w:val="24"/>
            <w:szCs w:val="24"/>
          </w:rPr>
          <w:t xml:space="preserve"> </w:t>
        </w:r>
      </w:ins>
      <w:ins w:id="576" w:author="Boris Gafurov" w:date="2023-03-27T09:06:00Z">
        <w:r w:rsidR="002C222F">
          <w:rPr>
            <w:rFonts w:eastAsiaTheme="minorEastAsia"/>
            <w:sz w:val="24"/>
            <w:szCs w:val="24"/>
          </w:rPr>
          <w:t xml:space="preserve">the rest of the accelerometer data sets </w:t>
        </w:r>
      </w:ins>
      <w:ins w:id="577" w:author="Boris Gafurov" w:date="2023-03-27T09:07:00Z">
        <w:r w:rsidR="002C222F">
          <w:rPr>
            <w:rFonts w:eastAsiaTheme="minorEastAsia"/>
            <w:sz w:val="24"/>
            <w:szCs w:val="24"/>
          </w:rPr>
          <w:t>(Fig.4).</w:t>
        </w:r>
      </w:ins>
    </w:p>
    <w:p w14:paraId="7379BC95" w14:textId="3E954DC8" w:rsidR="0081620A" w:rsidRDefault="009A6799" w:rsidP="6A7CCFFD">
      <w:pPr>
        <w:rPr>
          <w:ins w:id="578" w:author="Boris Gafurov" w:date="2023-03-27T00:08:00Z"/>
          <w:rFonts w:eastAsiaTheme="minorEastAsia"/>
          <w:sz w:val="24"/>
          <w:szCs w:val="24"/>
        </w:rPr>
      </w:pPr>
      <w:ins w:id="579" w:author="Boris Gafurov" w:date="2023-03-27T01:40:00Z">
        <w:r>
          <w:rPr>
            <w:rFonts w:eastAsiaTheme="minorEastAsia"/>
            <w:sz w:val="24"/>
            <w:szCs w:val="24"/>
          </w:rPr>
          <w:t>Multi-sensor readings in contrast to single-sensor ones did not sho</w:t>
        </w:r>
      </w:ins>
      <w:ins w:id="580" w:author="Boris Gafurov" w:date="2023-03-27T01:41:00Z">
        <w:r>
          <w:rPr>
            <w:rFonts w:eastAsiaTheme="minorEastAsia"/>
            <w:sz w:val="24"/>
            <w:szCs w:val="24"/>
          </w:rPr>
          <w:t>w significant changes when distributions</w:t>
        </w:r>
      </w:ins>
      <w:ins w:id="581" w:author="Boris Gafurov" w:date="2023-03-27T08:58:00Z">
        <w:r w:rsidR="00DB47DD">
          <w:rPr>
            <w:rFonts w:eastAsiaTheme="minorEastAsia"/>
            <w:sz w:val="24"/>
            <w:szCs w:val="24"/>
          </w:rPr>
          <w:t xml:space="preserve"> of the intervals </w:t>
        </w:r>
      </w:ins>
      <w:ins w:id="582" w:author="Boris Gafurov" w:date="2023-03-27T09:02:00Z">
        <w:r w:rsidR="00DB47DD">
          <w:rPr>
            <w:rFonts w:eastAsiaTheme="minorEastAsia"/>
            <w:sz w:val="24"/>
            <w:szCs w:val="24"/>
          </w:rPr>
          <w:t>measured in</w:t>
        </w:r>
      </w:ins>
      <w:ins w:id="583" w:author="Boris Gafurov" w:date="2023-03-27T08:58:00Z">
        <w:r w:rsidR="00DB47DD">
          <w:rPr>
            <w:rFonts w:eastAsiaTheme="minorEastAsia"/>
            <w:sz w:val="24"/>
            <w:szCs w:val="24"/>
          </w:rPr>
          <w:t xml:space="preserve"> </w:t>
        </w:r>
      </w:ins>
      <w:ins w:id="584" w:author="Boris Gafurov" w:date="2023-03-27T09:03:00Z">
        <w:r w:rsidR="00DB47DD">
          <w:rPr>
            <w:rFonts w:eastAsiaTheme="minorEastAsia"/>
            <w:sz w:val="24"/>
            <w:szCs w:val="24"/>
          </w:rPr>
          <w:t xml:space="preserve">the </w:t>
        </w:r>
      </w:ins>
      <w:ins w:id="585" w:author="Boris Gafurov" w:date="2023-03-27T08:58:00Z">
        <w:r w:rsidR="00DB47DD">
          <w:rPr>
            <w:rFonts w:eastAsiaTheme="minorEastAsia"/>
            <w:sz w:val="24"/>
            <w:szCs w:val="24"/>
          </w:rPr>
          <w:t xml:space="preserve">device </w:t>
        </w:r>
      </w:ins>
      <w:ins w:id="586" w:author="Boris Gafurov" w:date="2023-03-27T09:02:00Z">
        <w:r w:rsidR="00DB47DD">
          <w:rPr>
            <w:rFonts w:eastAsiaTheme="minorEastAsia"/>
            <w:sz w:val="24"/>
            <w:szCs w:val="24"/>
          </w:rPr>
          <w:t xml:space="preserve">that </w:t>
        </w:r>
      </w:ins>
      <w:ins w:id="587" w:author="Boris Gafurov" w:date="2023-03-27T08:58:00Z">
        <w:r w:rsidR="00DB47DD">
          <w:rPr>
            <w:rFonts w:eastAsiaTheme="minorEastAsia"/>
            <w:sz w:val="24"/>
            <w:szCs w:val="24"/>
          </w:rPr>
          <w:t>was not p</w:t>
        </w:r>
      </w:ins>
      <w:ins w:id="588" w:author="Boris Gafurov" w:date="2023-03-27T08:59:00Z">
        <w:r w:rsidR="00DB47DD">
          <w:rPr>
            <w:rFonts w:eastAsiaTheme="minorEastAsia"/>
            <w:sz w:val="24"/>
            <w:szCs w:val="24"/>
          </w:rPr>
          <w:t>lugged in</w:t>
        </w:r>
      </w:ins>
      <w:ins w:id="589" w:author="Boris Gafurov" w:date="2023-03-27T01:41:00Z">
        <w:r>
          <w:rPr>
            <w:rFonts w:eastAsiaTheme="minorEastAsia"/>
            <w:sz w:val="24"/>
            <w:szCs w:val="24"/>
          </w:rPr>
          <w:t xml:space="preserve"> were tested with Z-test. </w:t>
        </w:r>
      </w:ins>
      <w:ins w:id="590" w:author="Boris Gafurov" w:date="2023-03-27T01:43:00Z">
        <w:r>
          <w:rPr>
            <w:rFonts w:eastAsiaTheme="minorEastAsia"/>
            <w:sz w:val="24"/>
            <w:szCs w:val="24"/>
          </w:rPr>
          <w:t xml:space="preserve">There were </w:t>
        </w:r>
      </w:ins>
      <w:ins w:id="591" w:author="Boris Gafurov" w:date="2023-03-27T01:44:00Z">
        <w:r>
          <w:rPr>
            <w:rFonts w:eastAsiaTheme="minorEastAsia"/>
            <w:sz w:val="24"/>
            <w:szCs w:val="24"/>
          </w:rPr>
          <w:t>tendencies</w:t>
        </w:r>
      </w:ins>
      <w:ins w:id="592" w:author="Boris Gafurov" w:date="2023-03-27T01:47:00Z">
        <w:r>
          <w:rPr>
            <w:rFonts w:eastAsiaTheme="minorEastAsia"/>
            <w:sz w:val="24"/>
            <w:szCs w:val="24"/>
          </w:rPr>
          <w:t>,</w:t>
        </w:r>
      </w:ins>
      <w:ins w:id="593" w:author="Boris Gafurov" w:date="2023-03-27T01:44:00Z">
        <w:r>
          <w:rPr>
            <w:rFonts w:eastAsiaTheme="minorEastAsia"/>
            <w:sz w:val="24"/>
            <w:szCs w:val="24"/>
          </w:rPr>
          <w:t xml:space="preserve"> though insignificant</w:t>
        </w:r>
      </w:ins>
      <w:ins w:id="594" w:author="Boris Gafurov" w:date="2023-03-27T01:47:00Z">
        <w:r>
          <w:rPr>
            <w:rFonts w:eastAsiaTheme="minorEastAsia"/>
            <w:sz w:val="24"/>
            <w:szCs w:val="24"/>
          </w:rPr>
          <w:t>,</w:t>
        </w:r>
      </w:ins>
      <w:ins w:id="595" w:author="Boris Gafurov" w:date="2023-03-27T01:44:00Z">
        <w:r>
          <w:rPr>
            <w:rFonts w:eastAsiaTheme="minorEastAsia"/>
            <w:sz w:val="24"/>
            <w:szCs w:val="24"/>
          </w:rPr>
          <w:t xml:space="preserve"> in Gyroscope readings between</w:t>
        </w:r>
      </w:ins>
      <w:ins w:id="596" w:author="Boris Gafurov" w:date="2023-03-27T01:45:00Z">
        <w:r>
          <w:rPr>
            <w:rFonts w:eastAsiaTheme="minorEastAsia"/>
            <w:sz w:val="24"/>
            <w:szCs w:val="24"/>
          </w:rPr>
          <w:t xml:space="preserve"> high CPU load </w:t>
        </w:r>
      </w:ins>
      <w:ins w:id="597" w:author="Boris Gafurov" w:date="2023-03-27T01:48:00Z">
        <w:r>
          <w:rPr>
            <w:rFonts w:eastAsiaTheme="minorEastAsia"/>
            <w:sz w:val="24"/>
            <w:szCs w:val="24"/>
          </w:rPr>
          <w:t xml:space="preserve">(Fig.4, G2) </w:t>
        </w:r>
      </w:ins>
      <w:ins w:id="598" w:author="Boris Gafurov" w:date="2023-03-27T01:45:00Z">
        <w:r>
          <w:rPr>
            <w:rFonts w:eastAsiaTheme="minorEastAsia"/>
            <w:sz w:val="24"/>
            <w:szCs w:val="24"/>
          </w:rPr>
          <w:t>with Z scores of a</w:t>
        </w:r>
      </w:ins>
      <w:ins w:id="599" w:author="Boris Gafurov" w:date="2023-03-27T01:46:00Z">
        <w:r>
          <w:rPr>
            <w:rFonts w:eastAsiaTheme="minorEastAsia"/>
            <w:sz w:val="24"/>
            <w:szCs w:val="24"/>
          </w:rPr>
          <w:t>round 1</w:t>
        </w:r>
      </w:ins>
      <w:ins w:id="600" w:author="Boris Gafurov" w:date="2023-03-27T09:08:00Z">
        <w:r w:rsidR="002C222F">
          <w:rPr>
            <w:rFonts w:eastAsiaTheme="minorEastAsia"/>
            <w:sz w:val="24"/>
            <w:szCs w:val="24"/>
          </w:rPr>
          <w:t>.0</w:t>
        </w:r>
      </w:ins>
      <w:ins w:id="601" w:author="Boris Gafurov" w:date="2023-03-27T01:46:00Z">
        <w:r>
          <w:rPr>
            <w:rFonts w:eastAsiaTheme="minorEastAsia"/>
            <w:sz w:val="24"/>
            <w:szCs w:val="24"/>
          </w:rPr>
          <w:t xml:space="preserve"> for Fig.</w:t>
        </w:r>
      </w:ins>
      <w:ins w:id="602" w:author="Boris Gafurov" w:date="2023-03-27T01:47:00Z">
        <w:r>
          <w:rPr>
            <w:rFonts w:eastAsiaTheme="minorEastAsia"/>
            <w:sz w:val="24"/>
            <w:szCs w:val="24"/>
          </w:rPr>
          <w:t xml:space="preserve"> </w:t>
        </w:r>
      </w:ins>
      <w:ins w:id="603" w:author="Boris Gafurov" w:date="2023-03-27T01:46:00Z">
        <w:r>
          <w:rPr>
            <w:rFonts w:eastAsiaTheme="minorEastAsia"/>
            <w:sz w:val="24"/>
            <w:szCs w:val="24"/>
          </w:rPr>
          <w:t>4</w:t>
        </w:r>
      </w:ins>
      <w:ins w:id="604" w:author="Boris Gafurov" w:date="2023-03-27T01:48:00Z">
        <w:r>
          <w:rPr>
            <w:rFonts w:eastAsiaTheme="minorEastAsia"/>
            <w:sz w:val="24"/>
            <w:szCs w:val="24"/>
          </w:rPr>
          <w:t>,</w:t>
        </w:r>
      </w:ins>
      <w:ins w:id="605" w:author="Boris Gafurov" w:date="2023-03-27T01:46:00Z">
        <w:r>
          <w:rPr>
            <w:rFonts w:eastAsiaTheme="minorEastAsia"/>
            <w:sz w:val="24"/>
            <w:szCs w:val="24"/>
          </w:rPr>
          <w:t xml:space="preserve"> A2, B2, C2, D2, and F2.</w:t>
        </w:r>
      </w:ins>
      <w:ins w:id="606" w:author="Boris Gafurov" w:date="2023-03-27T01:54:00Z">
        <w:r>
          <w:rPr>
            <w:rFonts w:eastAsiaTheme="minorEastAsia"/>
            <w:sz w:val="24"/>
            <w:szCs w:val="24"/>
          </w:rPr>
          <w:t xml:space="preserve"> </w:t>
        </w:r>
      </w:ins>
      <w:ins w:id="607" w:author="Boris Gafurov" w:date="2023-03-27T01:56:00Z">
        <w:r w:rsidR="00E56F21">
          <w:rPr>
            <w:rFonts w:eastAsiaTheme="minorEastAsia"/>
            <w:sz w:val="24"/>
            <w:szCs w:val="24"/>
          </w:rPr>
          <w:t xml:space="preserve">Moreover, SD in </w:t>
        </w:r>
        <w:r w:rsidR="00E56F21">
          <w:rPr>
            <w:rFonts w:eastAsiaTheme="minorEastAsia"/>
            <w:sz w:val="24"/>
            <w:szCs w:val="24"/>
          </w:rPr>
          <w:lastRenderedPageBreak/>
          <w:t xml:space="preserve">high CPU load showed </w:t>
        </w:r>
      </w:ins>
      <w:ins w:id="608" w:author="Boris Gafurov" w:date="2023-03-27T01:57:00Z">
        <w:r w:rsidR="00E56F21">
          <w:rPr>
            <w:rFonts w:eastAsiaTheme="minorEastAsia"/>
            <w:sz w:val="24"/>
            <w:szCs w:val="24"/>
          </w:rPr>
          <w:t>highe</w:t>
        </w:r>
      </w:ins>
      <w:ins w:id="609" w:author="Boris Gafurov" w:date="2023-03-27T01:58:00Z">
        <w:r w:rsidR="00E56F21">
          <w:rPr>
            <w:rFonts w:eastAsiaTheme="minorEastAsia"/>
            <w:sz w:val="24"/>
            <w:szCs w:val="24"/>
          </w:rPr>
          <w:t>r</w:t>
        </w:r>
      </w:ins>
      <w:ins w:id="610" w:author="Boris Gafurov" w:date="2023-03-27T01:57:00Z">
        <w:r w:rsidR="00E56F21">
          <w:rPr>
            <w:rFonts w:eastAsiaTheme="minorEastAsia"/>
            <w:sz w:val="24"/>
            <w:szCs w:val="24"/>
          </w:rPr>
          <w:t xml:space="preserve"> values </w:t>
        </w:r>
      </w:ins>
      <w:ins w:id="611" w:author="Boris Gafurov" w:date="2023-03-27T01:58:00Z">
        <w:r w:rsidR="00E56F21">
          <w:rPr>
            <w:rFonts w:eastAsiaTheme="minorEastAsia"/>
            <w:sz w:val="24"/>
            <w:szCs w:val="24"/>
          </w:rPr>
          <w:t xml:space="preserve">of 2.34 and 4.2 </w:t>
        </w:r>
      </w:ins>
      <w:ins w:id="612" w:author="Boris Gafurov" w:date="2023-03-27T01:59:00Z">
        <w:r w:rsidR="00E56F21">
          <w:rPr>
            <w:rFonts w:eastAsiaTheme="minorEastAsia"/>
            <w:sz w:val="24"/>
            <w:szCs w:val="24"/>
          </w:rPr>
          <w:t>then the rest of the measure</w:t>
        </w:r>
      </w:ins>
      <w:ins w:id="613" w:author="Boris Gafurov" w:date="2023-03-27T09:07:00Z">
        <w:r w:rsidR="002C222F">
          <w:rPr>
            <w:rFonts w:eastAsiaTheme="minorEastAsia"/>
            <w:sz w:val="24"/>
            <w:szCs w:val="24"/>
          </w:rPr>
          <w:t>ment</w:t>
        </w:r>
      </w:ins>
      <w:ins w:id="614" w:author="Boris Gafurov" w:date="2023-03-27T01:59:00Z">
        <w:r w:rsidR="00E56F21">
          <w:rPr>
            <w:rFonts w:eastAsiaTheme="minorEastAsia"/>
            <w:sz w:val="24"/>
            <w:szCs w:val="24"/>
          </w:rPr>
          <w:t>s that had SD around 0.7. This was a complete reversal from the single</w:t>
        </w:r>
      </w:ins>
      <w:ins w:id="615" w:author="Boris Gafurov" w:date="2023-03-27T02:00:00Z">
        <w:r w:rsidR="00E56F21">
          <w:rPr>
            <w:rFonts w:eastAsiaTheme="minorEastAsia"/>
            <w:sz w:val="24"/>
            <w:szCs w:val="24"/>
          </w:rPr>
          <w:t xml:space="preserve">-sensor experiments described above. </w:t>
        </w:r>
      </w:ins>
      <w:ins w:id="616" w:author="Boris Gafurov" w:date="2023-03-27T09:20:00Z">
        <w:r w:rsidR="00F555AC">
          <w:rPr>
            <w:rFonts w:eastAsiaTheme="minorEastAsia"/>
            <w:sz w:val="24"/>
            <w:szCs w:val="24"/>
          </w:rPr>
          <w:t>Th</w:t>
        </w:r>
      </w:ins>
      <w:ins w:id="617" w:author="Boris Gafurov" w:date="2023-03-27T09:23:00Z">
        <w:r w:rsidR="00F555AC">
          <w:rPr>
            <w:rFonts w:eastAsiaTheme="minorEastAsia"/>
            <w:sz w:val="24"/>
            <w:szCs w:val="24"/>
          </w:rPr>
          <w:t>at is</w:t>
        </w:r>
      </w:ins>
      <w:ins w:id="618" w:author="Boris Gafurov" w:date="2023-03-27T09:20:00Z">
        <w:r w:rsidR="00F555AC">
          <w:rPr>
            <w:rFonts w:eastAsiaTheme="minorEastAsia"/>
            <w:sz w:val="24"/>
            <w:szCs w:val="24"/>
          </w:rPr>
          <w:t>, multi-sen</w:t>
        </w:r>
      </w:ins>
      <w:ins w:id="619" w:author="Boris Gafurov" w:date="2023-03-27T09:21:00Z">
        <w:r w:rsidR="00F555AC">
          <w:rPr>
            <w:rFonts w:eastAsiaTheme="minorEastAsia"/>
            <w:sz w:val="24"/>
            <w:szCs w:val="24"/>
          </w:rPr>
          <w:t xml:space="preserve">sor reading </w:t>
        </w:r>
      </w:ins>
      <w:ins w:id="620" w:author="Boris Gafurov" w:date="2023-03-27T09:22:00Z">
        <w:r w:rsidR="00F555AC">
          <w:rPr>
            <w:rFonts w:eastAsiaTheme="minorEastAsia"/>
            <w:sz w:val="24"/>
            <w:szCs w:val="24"/>
          </w:rPr>
          <w:t>appears to</w:t>
        </w:r>
      </w:ins>
      <w:ins w:id="621" w:author="Boris Gafurov" w:date="2023-03-27T09:21:00Z">
        <w:r w:rsidR="00F555AC">
          <w:rPr>
            <w:rFonts w:eastAsiaTheme="minorEastAsia"/>
            <w:sz w:val="24"/>
            <w:szCs w:val="24"/>
          </w:rPr>
          <w:t xml:space="preserve"> introduce greater impact on the </w:t>
        </w:r>
      </w:ins>
      <w:ins w:id="622" w:author="Boris Gafurov" w:date="2023-03-27T09:23:00Z">
        <w:r w:rsidR="00F555AC">
          <w:rPr>
            <w:rFonts w:eastAsiaTheme="minorEastAsia"/>
            <w:sz w:val="24"/>
            <w:szCs w:val="24"/>
          </w:rPr>
          <w:t>consistency of the intervals between the readings</w:t>
        </w:r>
      </w:ins>
      <w:ins w:id="623" w:author="Boris Gafurov" w:date="2023-03-27T09:25:00Z">
        <w:r w:rsidR="00F555AC">
          <w:rPr>
            <w:rFonts w:eastAsiaTheme="minorEastAsia"/>
            <w:sz w:val="24"/>
            <w:szCs w:val="24"/>
          </w:rPr>
          <w:t xml:space="preserve">, hence it may </w:t>
        </w:r>
      </w:ins>
      <w:ins w:id="624" w:author="Boris Gafurov" w:date="2023-03-27T09:26:00Z">
        <w:r w:rsidR="00F555AC">
          <w:rPr>
            <w:rFonts w:eastAsiaTheme="minorEastAsia"/>
            <w:sz w:val="24"/>
            <w:szCs w:val="24"/>
          </w:rPr>
          <w:t xml:space="preserve">possibly </w:t>
        </w:r>
      </w:ins>
      <w:ins w:id="625" w:author="Boris Gafurov" w:date="2023-03-27T09:25:00Z">
        <w:r w:rsidR="00F555AC">
          <w:rPr>
            <w:rFonts w:eastAsiaTheme="minorEastAsia"/>
            <w:sz w:val="24"/>
            <w:szCs w:val="24"/>
          </w:rPr>
          <w:t>reduce the quality of the sensor data</w:t>
        </w:r>
      </w:ins>
      <w:ins w:id="626" w:author="Boris Gafurov" w:date="2023-03-27T09:26:00Z">
        <w:r w:rsidR="00F555AC">
          <w:rPr>
            <w:rFonts w:eastAsiaTheme="minorEastAsia"/>
            <w:sz w:val="24"/>
            <w:szCs w:val="24"/>
          </w:rPr>
          <w:t>, especially at a higher CPU loads.</w:t>
        </w:r>
      </w:ins>
    </w:p>
    <w:p w14:paraId="442CD321" w14:textId="0E5023B5" w:rsidR="00CA6432" w:rsidRDefault="00CA6432" w:rsidP="6A7CCFFD">
      <w:pPr>
        <w:rPr>
          <w:ins w:id="627" w:author="Boris Gafurov" w:date="2023-03-27T00:08:00Z"/>
          <w:rFonts w:eastAsiaTheme="minorEastAsia"/>
          <w:sz w:val="24"/>
          <w:szCs w:val="24"/>
        </w:rPr>
      </w:pPr>
      <w:ins w:id="628" w:author="Boris Gafurov" w:date="2023-03-27T00:08:00Z">
        <w:r>
          <w:rPr>
            <w:rFonts w:eastAsiaTheme="minorEastAsia"/>
            <w:sz w:val="24"/>
            <w:szCs w:val="24"/>
          </w:rPr>
          <w:t>Figure 4.</w:t>
        </w:r>
      </w:ins>
      <w:ins w:id="629" w:author="Boris Gafurov" w:date="2023-03-27T00:48:00Z">
        <w:r w:rsidR="008E5B8A" w:rsidRPr="008E5B8A">
          <w:rPr>
            <w:rFonts w:eastAsiaTheme="minorEastAsia"/>
            <w:sz w:val="24"/>
            <w:szCs w:val="24"/>
          </w:rPr>
          <w:t xml:space="preserve"> </w:t>
        </w:r>
        <w:r w:rsidR="008E5B8A">
          <w:rPr>
            <w:rFonts w:eastAsiaTheme="minorEastAsia"/>
            <w:sz w:val="24"/>
            <w:szCs w:val="24"/>
          </w:rPr>
          <w:t>Plugged in state has a significant impact on the intervals between accelerometer sensor’s data access.</w:t>
        </w:r>
      </w:ins>
    </w:p>
    <w:p w14:paraId="52733892" w14:textId="4FABCAFD" w:rsidR="00CA6432" w:rsidRDefault="00A65B2D" w:rsidP="6A7CCFFD">
      <w:pPr>
        <w:rPr>
          <w:ins w:id="630" w:author="Boris Gafurov" w:date="2023-03-27T00:47:00Z"/>
          <w:rFonts w:eastAsiaTheme="minorEastAsia"/>
          <w:sz w:val="24"/>
          <w:szCs w:val="24"/>
        </w:rPr>
      </w:pPr>
      <w:ins w:id="631" w:author="Boris Gafurov" w:date="2023-03-27T00:09:00Z">
        <w:r>
          <w:rPr>
            <w:noProof/>
          </w:rPr>
          <w:drawing>
            <wp:inline distT="0" distB="0" distL="0" distR="0" wp14:anchorId="0C9729B9" wp14:editId="2F36F702">
              <wp:extent cx="5943600" cy="246951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7"/>
                      <a:stretch>
                        <a:fillRect/>
                      </a:stretch>
                    </pic:blipFill>
                    <pic:spPr>
                      <a:xfrm>
                        <a:off x="0" y="0"/>
                        <a:ext cx="5943600" cy="2469515"/>
                      </a:xfrm>
                      <a:prstGeom prst="rect">
                        <a:avLst/>
                      </a:prstGeom>
                    </pic:spPr>
                  </pic:pic>
                </a:graphicData>
              </a:graphic>
            </wp:inline>
          </w:drawing>
        </w:r>
      </w:ins>
    </w:p>
    <w:p w14:paraId="7C2DCA41" w14:textId="5A0BB701" w:rsidR="008E5B8A" w:rsidRDefault="008E5B8A" w:rsidP="008E5B8A">
      <w:pPr>
        <w:rPr>
          <w:ins w:id="632" w:author="Boris Gafurov" w:date="2023-03-27T00:50:00Z"/>
          <w:rFonts w:eastAsiaTheme="minorEastAsia"/>
          <w:sz w:val="24"/>
          <w:szCs w:val="24"/>
        </w:rPr>
      </w:pPr>
      <w:ins w:id="633" w:author="Boris Gafurov" w:date="2023-03-27T00:50:00Z">
        <w:r>
          <w:rPr>
            <w:rFonts w:eastAsiaTheme="minorEastAsia"/>
            <w:sz w:val="24"/>
            <w:szCs w:val="24"/>
          </w:rPr>
          <w:t xml:space="preserve">*, # show significant mean differences in intervals between </w:t>
        </w:r>
      </w:ins>
      <w:ins w:id="634" w:author="Boris Gafurov" w:date="2023-03-27T00:52:00Z">
        <w:r>
          <w:rPr>
            <w:rFonts w:eastAsiaTheme="minorEastAsia"/>
            <w:sz w:val="24"/>
            <w:szCs w:val="24"/>
          </w:rPr>
          <w:t xml:space="preserve">accelerometer </w:t>
        </w:r>
      </w:ins>
      <w:ins w:id="635" w:author="Boris Gafurov" w:date="2023-03-27T00:50:00Z">
        <w:r>
          <w:rPr>
            <w:rFonts w:eastAsiaTheme="minorEastAsia"/>
            <w:sz w:val="24"/>
            <w:szCs w:val="24"/>
          </w:rPr>
          <w:t xml:space="preserve">sensor readings (t-test, p&lt;0.01) for 100%, 10% and 100% charged with high CPU load when compared with the plugged in, 100% charged device with sensor reading app running in foreground and background, respectively. </w:t>
        </w:r>
      </w:ins>
      <w:ins w:id="636" w:author="Boris Gafurov" w:date="2023-03-27T01:11:00Z">
        <w:r w:rsidR="009E6861">
          <w:rPr>
            <w:rFonts w:eastAsiaTheme="minorEastAsia"/>
            <w:sz w:val="24"/>
            <w:szCs w:val="24"/>
          </w:rPr>
          <w:t>Indices 1 and 2 refer t</w:t>
        </w:r>
      </w:ins>
      <w:ins w:id="637" w:author="Boris Gafurov" w:date="2023-03-27T01:12:00Z">
        <w:r w:rsidR="009E6861">
          <w:rPr>
            <w:rFonts w:eastAsiaTheme="minorEastAsia"/>
            <w:sz w:val="24"/>
            <w:szCs w:val="24"/>
          </w:rPr>
          <w:t xml:space="preserve">o Accelerometer and Gyroscope interval measurements, respectively. </w:t>
        </w:r>
      </w:ins>
      <w:ins w:id="638" w:author="Boris Gafurov" w:date="2023-03-27T00:50:00Z">
        <w:r>
          <w:rPr>
            <w:rFonts w:eastAsiaTheme="minorEastAsia"/>
            <w:sz w:val="24"/>
            <w:szCs w:val="24"/>
          </w:rPr>
          <w:t xml:space="preserve">A - </w:t>
        </w:r>
        <w:r w:rsidRPr="008017A7">
          <w:rPr>
            <w:rFonts w:eastAsiaTheme="minorEastAsia"/>
            <w:sz w:val="24"/>
            <w:szCs w:val="24"/>
          </w:rPr>
          <w:t>100%</w:t>
        </w:r>
        <w:r>
          <w:rPr>
            <w:rFonts w:eastAsiaTheme="minorEastAsia"/>
            <w:sz w:val="24"/>
            <w:szCs w:val="24"/>
          </w:rPr>
          <w:t xml:space="preserve"> charged device</w:t>
        </w:r>
        <w:r w:rsidRPr="008017A7">
          <w:rPr>
            <w:rFonts w:eastAsiaTheme="minorEastAsia"/>
            <w:sz w:val="24"/>
            <w:szCs w:val="24"/>
          </w:rPr>
          <w:t xml:space="preserve">, plugged in,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B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C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D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E - </w:t>
        </w:r>
        <w:r w:rsidRPr="008017A7">
          <w:rPr>
            <w:rFonts w:eastAsiaTheme="minorEastAsia"/>
            <w:sz w:val="24"/>
            <w:szCs w:val="24"/>
          </w:rPr>
          <w:t xml:space="preserve">10%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and F when </w:t>
        </w:r>
        <w:r w:rsidRPr="008017A7">
          <w:rPr>
            <w:rFonts w:eastAsiaTheme="minorEastAsia"/>
            <w:sz w:val="24"/>
            <w:szCs w:val="24"/>
          </w:rPr>
          <w:t xml:space="preserve">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G -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w:t>
        </w:r>
        <w:r>
          <w:rPr>
            <w:rFonts w:eastAsiaTheme="minorEastAsia"/>
            <w:sz w:val="24"/>
            <w:szCs w:val="24"/>
          </w:rPr>
          <w:t xml:space="preserve">CPU is in </w:t>
        </w:r>
        <w:r w:rsidRPr="008017A7">
          <w:rPr>
            <w:rFonts w:eastAsiaTheme="minorEastAsia"/>
            <w:sz w:val="24"/>
            <w:szCs w:val="24"/>
          </w:rPr>
          <w:t>hi</w:t>
        </w:r>
        <w:r>
          <w:rPr>
            <w:rFonts w:eastAsiaTheme="minorEastAsia"/>
            <w:sz w:val="24"/>
            <w:szCs w:val="24"/>
          </w:rPr>
          <w:t>gh</w:t>
        </w:r>
        <w:r w:rsidRPr="008017A7">
          <w:rPr>
            <w:rFonts w:eastAsiaTheme="minorEastAsia"/>
            <w:sz w:val="24"/>
            <w:szCs w:val="24"/>
          </w:rPr>
          <w:t xml:space="preserve"> load, app </w:t>
        </w:r>
        <w:r>
          <w:rPr>
            <w:rFonts w:eastAsiaTheme="minorEastAsia"/>
            <w:sz w:val="24"/>
            <w:szCs w:val="24"/>
          </w:rPr>
          <w:t xml:space="preserve">is </w:t>
        </w:r>
        <w:r w:rsidRPr="008017A7">
          <w:rPr>
            <w:rFonts w:eastAsiaTheme="minorEastAsia"/>
            <w:sz w:val="24"/>
            <w:szCs w:val="24"/>
          </w:rPr>
          <w:t>in b</w:t>
        </w:r>
        <w:r>
          <w:rPr>
            <w:rFonts w:eastAsiaTheme="minorEastAsia"/>
            <w:sz w:val="24"/>
            <w:szCs w:val="24"/>
          </w:rPr>
          <w:t>ackground.</w:t>
        </w:r>
      </w:ins>
    </w:p>
    <w:p w14:paraId="2EB13D0F" w14:textId="77777777" w:rsidR="008E5B8A" w:rsidRDefault="008E5B8A" w:rsidP="6A7CCFFD">
      <w:pPr>
        <w:rPr>
          <w:ins w:id="639" w:author="Boris Gafurov" w:date="2023-03-27T00:50:00Z"/>
          <w:rFonts w:eastAsiaTheme="minorEastAsia"/>
          <w:sz w:val="24"/>
          <w:szCs w:val="24"/>
        </w:rPr>
      </w:pPr>
    </w:p>
    <w:p w14:paraId="6F7A0CF4" w14:textId="443EDFF0" w:rsidR="008E5B8A" w:rsidRDefault="008E5B8A" w:rsidP="6A7CCFFD">
      <w:pPr>
        <w:rPr>
          <w:ins w:id="640" w:author="Boris Gafurov" w:date="2023-03-27T00:47:00Z"/>
          <w:rFonts w:eastAsiaTheme="minorEastAsia"/>
          <w:sz w:val="24"/>
          <w:szCs w:val="24"/>
        </w:rPr>
      </w:pPr>
      <w:ins w:id="641" w:author="Boris Gafurov" w:date="2023-03-27T00:47:00Z">
        <w:r>
          <w:rPr>
            <w:rFonts w:eastAsiaTheme="minorEastAsia"/>
            <w:sz w:val="24"/>
            <w:szCs w:val="24"/>
          </w:rPr>
          <w:t>Figure 5.</w:t>
        </w:r>
      </w:ins>
      <w:ins w:id="642" w:author="Boris Gafurov" w:date="2023-03-27T00:54:00Z">
        <w:r w:rsidRPr="008E5B8A">
          <w:rPr>
            <w:rFonts w:eastAsiaTheme="minorEastAsia"/>
            <w:sz w:val="24"/>
            <w:szCs w:val="24"/>
          </w:rPr>
          <w:t xml:space="preserve"> </w:t>
        </w:r>
        <w:r>
          <w:rPr>
            <w:rFonts w:eastAsiaTheme="minorEastAsia"/>
            <w:sz w:val="24"/>
            <w:szCs w:val="24"/>
          </w:rPr>
          <w:t>Accelerometer sensor reading intervals show two modes when device is plugged in</w:t>
        </w:r>
      </w:ins>
      <w:ins w:id="643" w:author="Boris Gafurov" w:date="2023-03-27T01:09:00Z">
        <w:r w:rsidR="009E6861">
          <w:rPr>
            <w:rFonts w:eastAsiaTheme="minorEastAsia"/>
            <w:sz w:val="24"/>
            <w:szCs w:val="24"/>
          </w:rPr>
          <w:t>,</w:t>
        </w:r>
      </w:ins>
      <w:ins w:id="644" w:author="Boris Gafurov" w:date="2023-03-27T01:08:00Z">
        <w:r w:rsidR="009E6861">
          <w:rPr>
            <w:rFonts w:eastAsiaTheme="minorEastAsia"/>
            <w:sz w:val="24"/>
            <w:szCs w:val="24"/>
          </w:rPr>
          <w:t xml:space="preserve"> multi</w:t>
        </w:r>
      </w:ins>
      <w:ins w:id="645" w:author="Boris Gafurov" w:date="2023-03-27T01:09:00Z">
        <w:r w:rsidR="009E6861">
          <w:rPr>
            <w:rFonts w:eastAsiaTheme="minorEastAsia"/>
            <w:sz w:val="24"/>
            <w:szCs w:val="24"/>
          </w:rPr>
          <w:t>-</w:t>
        </w:r>
      </w:ins>
      <w:ins w:id="646" w:author="Boris Gafurov" w:date="2023-03-27T01:08:00Z">
        <w:r w:rsidR="009E6861">
          <w:rPr>
            <w:rFonts w:eastAsiaTheme="minorEastAsia"/>
            <w:sz w:val="24"/>
            <w:szCs w:val="24"/>
          </w:rPr>
          <w:t>sensor reading</w:t>
        </w:r>
      </w:ins>
      <w:ins w:id="647" w:author="Boris Gafurov" w:date="2023-03-27T00:54:00Z">
        <w:r>
          <w:rPr>
            <w:rFonts w:eastAsiaTheme="minorEastAsia"/>
            <w:sz w:val="24"/>
            <w:szCs w:val="24"/>
          </w:rPr>
          <w:t>.</w:t>
        </w:r>
      </w:ins>
    </w:p>
    <w:p w14:paraId="3270485A" w14:textId="63357197" w:rsidR="00A65B2D" w:rsidRDefault="009A20A5" w:rsidP="6A7CCFFD">
      <w:pPr>
        <w:rPr>
          <w:ins w:id="648" w:author="Boris Gafurov" w:date="2023-03-27T02:00:00Z"/>
          <w:rFonts w:eastAsiaTheme="minorEastAsia"/>
          <w:sz w:val="24"/>
          <w:szCs w:val="24"/>
        </w:rPr>
      </w:pPr>
      <w:ins w:id="649" w:author="Boris Gafurov" w:date="2023-04-18T09:32:00Z">
        <w:r>
          <w:rPr>
            <w:noProof/>
          </w:rPr>
          <w:lastRenderedPageBreak/>
          <w:drawing>
            <wp:inline distT="0" distB="0" distL="0" distR="0" wp14:anchorId="1453A465" wp14:editId="67D677CD">
              <wp:extent cx="4597400" cy="2768600"/>
              <wp:effectExtent l="0" t="0" r="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8"/>
                      <a:stretch>
                        <a:fillRect/>
                      </a:stretch>
                    </pic:blipFill>
                    <pic:spPr>
                      <a:xfrm>
                        <a:off x="0" y="0"/>
                        <a:ext cx="4597400" cy="2768600"/>
                      </a:xfrm>
                      <a:prstGeom prst="rect">
                        <a:avLst/>
                      </a:prstGeom>
                    </pic:spPr>
                  </pic:pic>
                </a:graphicData>
              </a:graphic>
            </wp:inline>
          </w:drawing>
        </w:r>
      </w:ins>
    </w:p>
    <w:p w14:paraId="76EB42C0" w14:textId="77777777" w:rsidR="00E56F21" w:rsidRDefault="00E56F21" w:rsidP="6A7CCFFD">
      <w:pPr>
        <w:rPr>
          <w:ins w:id="650" w:author="Boris Gafurov" w:date="2023-04-18T10:08:00Z"/>
          <w:rFonts w:eastAsiaTheme="minorEastAsia"/>
          <w:sz w:val="24"/>
          <w:szCs w:val="24"/>
        </w:rPr>
      </w:pPr>
    </w:p>
    <w:p w14:paraId="0CE81786" w14:textId="66716DDB" w:rsidR="00107D00" w:rsidRPr="00727617" w:rsidRDefault="00107D00" w:rsidP="6A7CCFFD">
      <w:pPr>
        <w:rPr>
          <w:ins w:id="651" w:author="Boris Gafurov" w:date="2023-04-18T10:26:00Z"/>
          <w:rFonts w:eastAsiaTheme="minorEastAsia"/>
          <w:b/>
          <w:bCs/>
          <w:sz w:val="24"/>
          <w:szCs w:val="24"/>
          <w:rPrChange w:id="652" w:author="Boris Gafurov" w:date="2023-04-19T00:26:00Z">
            <w:rPr>
              <w:ins w:id="653" w:author="Boris Gafurov" w:date="2023-04-18T10:26:00Z"/>
              <w:rFonts w:eastAsiaTheme="minorEastAsia"/>
              <w:sz w:val="24"/>
              <w:szCs w:val="24"/>
            </w:rPr>
          </w:rPrChange>
        </w:rPr>
      </w:pPr>
      <w:bookmarkStart w:id="654" w:name="OLE_LINK3"/>
      <w:ins w:id="655" w:author="Boris Gafurov" w:date="2023-04-18T10:26:00Z">
        <w:r w:rsidRPr="00727617">
          <w:rPr>
            <w:rFonts w:eastAsiaTheme="minorEastAsia"/>
            <w:b/>
            <w:bCs/>
            <w:sz w:val="24"/>
            <w:szCs w:val="24"/>
            <w:rPrChange w:id="656" w:author="Boris Gafurov" w:date="2023-04-19T00:26:00Z">
              <w:rPr>
                <w:rFonts w:eastAsiaTheme="minorEastAsia"/>
                <w:sz w:val="24"/>
                <w:szCs w:val="24"/>
              </w:rPr>
            </w:rPrChange>
          </w:rPr>
          <w:t xml:space="preserve">Device </w:t>
        </w:r>
      </w:ins>
      <w:ins w:id="657" w:author="Boris Gafurov" w:date="2023-04-18T10:27:00Z">
        <w:r w:rsidRPr="00727617">
          <w:rPr>
            <w:rFonts w:eastAsiaTheme="minorEastAsia"/>
            <w:b/>
            <w:bCs/>
            <w:sz w:val="24"/>
            <w:szCs w:val="24"/>
            <w:rPrChange w:id="658" w:author="Boris Gafurov" w:date="2023-04-19T00:26:00Z">
              <w:rPr>
                <w:rFonts w:eastAsiaTheme="minorEastAsia"/>
                <w:sz w:val="24"/>
                <w:szCs w:val="24"/>
              </w:rPr>
            </w:rPrChange>
          </w:rPr>
          <w:t>movement</w:t>
        </w:r>
      </w:ins>
    </w:p>
    <w:p w14:paraId="563D5D90" w14:textId="182D0895" w:rsidR="00551BE5" w:rsidRDefault="00551BE5" w:rsidP="6A7CCFFD">
      <w:pPr>
        <w:rPr>
          <w:ins w:id="659" w:author="Boris Gafurov" w:date="2023-04-18T10:24:00Z"/>
          <w:rFonts w:eastAsiaTheme="minorEastAsia"/>
          <w:sz w:val="24"/>
          <w:szCs w:val="24"/>
        </w:rPr>
      </w:pPr>
      <w:ins w:id="660" w:author="Boris Gafurov" w:date="2023-04-18T10:08:00Z">
        <w:r>
          <w:rPr>
            <w:rFonts w:eastAsiaTheme="minorEastAsia"/>
            <w:sz w:val="24"/>
            <w:szCs w:val="24"/>
          </w:rPr>
          <w:t xml:space="preserve">As we mentioned above that </w:t>
        </w:r>
      </w:ins>
      <w:ins w:id="661" w:author="Boris Gafurov" w:date="2023-04-18T10:09:00Z">
        <w:r>
          <w:rPr>
            <w:rFonts w:eastAsiaTheme="minorEastAsia"/>
            <w:sz w:val="24"/>
            <w:szCs w:val="24"/>
          </w:rPr>
          <w:t xml:space="preserve">when device was </w:t>
        </w:r>
      </w:ins>
      <w:ins w:id="662" w:author="Boris Gafurov" w:date="2023-04-18T10:19:00Z">
        <w:r w:rsidR="00823257">
          <w:rPr>
            <w:rFonts w:eastAsiaTheme="minorEastAsia"/>
            <w:sz w:val="24"/>
            <w:szCs w:val="24"/>
          </w:rPr>
          <w:t>asleep,</w:t>
        </w:r>
      </w:ins>
      <w:ins w:id="663" w:author="Boris Gafurov" w:date="2023-04-18T10:09:00Z">
        <w:r>
          <w:rPr>
            <w:rFonts w:eastAsiaTheme="minorEastAsia"/>
            <w:sz w:val="24"/>
            <w:szCs w:val="24"/>
          </w:rPr>
          <w:t xml:space="preserve"> we s</w:t>
        </w:r>
      </w:ins>
      <w:ins w:id="664" w:author="Boris Gafurov" w:date="2023-04-18T13:23:00Z">
        <w:r w:rsidR="00230264">
          <w:rPr>
            <w:rFonts w:eastAsiaTheme="minorEastAsia"/>
            <w:sz w:val="24"/>
            <w:szCs w:val="24"/>
          </w:rPr>
          <w:t>aw</w:t>
        </w:r>
      </w:ins>
      <w:ins w:id="665" w:author="Boris Gafurov" w:date="2023-04-18T10:09:00Z">
        <w:r>
          <w:rPr>
            <w:rFonts w:eastAsiaTheme="minorEastAsia"/>
            <w:sz w:val="24"/>
            <w:szCs w:val="24"/>
          </w:rPr>
          <w:t xml:space="preserve"> the greatest increases in the intervals between t</w:t>
        </w:r>
      </w:ins>
      <w:ins w:id="666" w:author="Boris Gafurov" w:date="2023-04-18T10:10:00Z">
        <w:r>
          <w:rPr>
            <w:rFonts w:eastAsiaTheme="minorEastAsia"/>
            <w:sz w:val="24"/>
            <w:szCs w:val="24"/>
          </w:rPr>
          <w:t>he polling.</w:t>
        </w:r>
      </w:ins>
      <w:ins w:id="667" w:author="Boris Gafurov" w:date="2023-04-18T13:25:00Z">
        <w:r w:rsidR="00230264">
          <w:rPr>
            <w:rFonts w:eastAsiaTheme="minorEastAsia"/>
            <w:sz w:val="24"/>
            <w:szCs w:val="24"/>
          </w:rPr>
          <w:t xml:space="preserve"> As</w:t>
        </w:r>
      </w:ins>
      <w:ins w:id="668" w:author="Boris Gafurov" w:date="2023-04-18T13:26:00Z">
        <w:r w:rsidR="00230264">
          <w:rPr>
            <w:rFonts w:eastAsiaTheme="minorEastAsia"/>
            <w:sz w:val="24"/>
            <w:szCs w:val="24"/>
          </w:rPr>
          <w:t xml:space="preserve">sumption was made that operating system due to </w:t>
        </w:r>
      </w:ins>
      <w:ins w:id="669" w:author="Boris Gafurov" w:date="2023-04-18T13:28:00Z">
        <w:r w:rsidR="00230264">
          <w:rPr>
            <w:rFonts w:eastAsiaTheme="minorEastAsia"/>
            <w:sz w:val="24"/>
            <w:szCs w:val="24"/>
          </w:rPr>
          <w:t xml:space="preserve">device and </w:t>
        </w:r>
      </w:ins>
      <w:ins w:id="670" w:author="Boris Gafurov" w:date="2023-04-18T13:26:00Z">
        <w:r w:rsidR="00230264">
          <w:rPr>
            <w:rFonts w:eastAsiaTheme="minorEastAsia"/>
            <w:sz w:val="24"/>
            <w:szCs w:val="24"/>
          </w:rPr>
          <w:t xml:space="preserve">sensors inactivity </w:t>
        </w:r>
      </w:ins>
      <w:ins w:id="671" w:author="Boris Gafurov" w:date="2023-04-18T13:27:00Z">
        <w:r w:rsidR="00230264">
          <w:rPr>
            <w:rFonts w:eastAsiaTheme="minorEastAsia"/>
            <w:sz w:val="24"/>
            <w:szCs w:val="24"/>
          </w:rPr>
          <w:t>wa</w:t>
        </w:r>
      </w:ins>
      <w:ins w:id="672" w:author="Boris Gafurov" w:date="2023-04-18T13:26:00Z">
        <w:r w:rsidR="00230264">
          <w:rPr>
            <w:rFonts w:eastAsiaTheme="minorEastAsia"/>
            <w:sz w:val="24"/>
            <w:szCs w:val="24"/>
          </w:rPr>
          <w:t xml:space="preserve">s </w:t>
        </w:r>
      </w:ins>
      <w:ins w:id="673" w:author="Boris Gafurov" w:date="2023-04-18T13:27:00Z">
        <w:r w:rsidR="00230264">
          <w:rPr>
            <w:rFonts w:eastAsiaTheme="minorEastAsia"/>
            <w:sz w:val="24"/>
            <w:szCs w:val="24"/>
          </w:rPr>
          <w:t>disregarding application requests to access sensor’s data.</w:t>
        </w:r>
      </w:ins>
      <w:ins w:id="674" w:author="Boris Gafurov" w:date="2023-04-18T10:10:00Z">
        <w:r>
          <w:rPr>
            <w:rFonts w:eastAsiaTheme="minorEastAsia"/>
            <w:sz w:val="24"/>
            <w:szCs w:val="24"/>
          </w:rPr>
          <w:t xml:space="preserve"> To investigate if these numbers can be affected by the d</w:t>
        </w:r>
      </w:ins>
      <w:ins w:id="675" w:author="Boris Gafurov" w:date="2023-04-18T10:11:00Z">
        <w:r>
          <w:rPr>
            <w:rFonts w:eastAsiaTheme="minorEastAsia"/>
            <w:sz w:val="24"/>
            <w:szCs w:val="24"/>
          </w:rPr>
          <w:t>evice movements</w:t>
        </w:r>
      </w:ins>
      <w:ins w:id="676" w:author="Boris Gafurov" w:date="2023-04-18T10:16:00Z">
        <w:r w:rsidR="00823257">
          <w:rPr>
            <w:rFonts w:eastAsiaTheme="minorEastAsia"/>
            <w:sz w:val="24"/>
            <w:szCs w:val="24"/>
          </w:rPr>
          <w:t>,</w:t>
        </w:r>
      </w:ins>
      <w:ins w:id="677" w:author="Boris Gafurov" w:date="2023-04-18T10:11:00Z">
        <w:r>
          <w:rPr>
            <w:rFonts w:eastAsiaTheme="minorEastAsia"/>
            <w:sz w:val="24"/>
            <w:szCs w:val="24"/>
          </w:rPr>
          <w:t xml:space="preserve"> we conducted a separate set of measurements with the devices mounted on a </w:t>
        </w:r>
      </w:ins>
      <w:ins w:id="678" w:author="Boris Gafurov" w:date="2023-04-18T10:19:00Z">
        <w:r w:rsidR="00823257">
          <w:rPr>
            <w:rFonts w:eastAsiaTheme="minorEastAsia"/>
            <w:sz w:val="24"/>
            <w:szCs w:val="24"/>
          </w:rPr>
          <w:t>robotic arm</w:t>
        </w:r>
      </w:ins>
      <w:ins w:id="679" w:author="Boris Gafurov" w:date="2023-04-18T10:12:00Z">
        <w:r>
          <w:rPr>
            <w:rFonts w:eastAsiaTheme="minorEastAsia"/>
            <w:sz w:val="24"/>
            <w:szCs w:val="24"/>
          </w:rPr>
          <w:t xml:space="preserve"> from Elephant Robotics and </w:t>
        </w:r>
      </w:ins>
      <w:ins w:id="680" w:author="Boris Gafurov" w:date="2023-04-18T10:13:00Z">
        <w:r>
          <w:rPr>
            <w:rFonts w:eastAsiaTheme="minorEastAsia"/>
            <w:sz w:val="24"/>
            <w:szCs w:val="24"/>
          </w:rPr>
          <w:t xml:space="preserve">constantly </w:t>
        </w:r>
      </w:ins>
      <w:ins w:id="681" w:author="Boris Gafurov" w:date="2023-04-18T10:12:00Z">
        <w:r>
          <w:rPr>
            <w:rFonts w:eastAsiaTheme="minorEastAsia"/>
            <w:sz w:val="24"/>
            <w:szCs w:val="24"/>
          </w:rPr>
          <w:t>moved</w:t>
        </w:r>
      </w:ins>
      <w:ins w:id="682" w:author="Boris Gafurov" w:date="2023-04-18T10:13:00Z">
        <w:r>
          <w:rPr>
            <w:rFonts w:eastAsiaTheme="minorEastAsia"/>
            <w:sz w:val="24"/>
            <w:szCs w:val="24"/>
          </w:rPr>
          <w:t xml:space="preserve"> </w:t>
        </w:r>
      </w:ins>
      <w:ins w:id="683" w:author="Boris Gafurov" w:date="2023-04-18T10:18:00Z">
        <w:r w:rsidR="00823257">
          <w:rPr>
            <w:rFonts w:eastAsiaTheme="minorEastAsia"/>
            <w:sz w:val="24"/>
            <w:szCs w:val="24"/>
          </w:rPr>
          <w:t xml:space="preserve">about </w:t>
        </w:r>
      </w:ins>
      <w:ins w:id="684" w:author="Boris Gafurov" w:date="2023-04-18T10:13:00Z">
        <w:r>
          <w:rPr>
            <w:rFonts w:eastAsiaTheme="minorEastAsia"/>
            <w:sz w:val="24"/>
            <w:szCs w:val="24"/>
          </w:rPr>
          <w:t>with frequent changes in directions to</w:t>
        </w:r>
      </w:ins>
      <w:ins w:id="685" w:author="Boris Gafurov" w:date="2023-04-18T10:14:00Z">
        <w:r>
          <w:rPr>
            <w:rFonts w:eastAsiaTheme="minorEastAsia"/>
            <w:sz w:val="24"/>
            <w:szCs w:val="24"/>
          </w:rPr>
          <w:t xml:space="preserve"> make sure accelerometer and gyroscope sensors get engaged. The same </w:t>
        </w:r>
      </w:ins>
      <w:ins w:id="686" w:author="Boris Gafurov" w:date="2023-04-18T10:15:00Z">
        <w:r>
          <w:rPr>
            <w:rFonts w:eastAsiaTheme="minorEastAsia"/>
            <w:sz w:val="24"/>
            <w:szCs w:val="24"/>
          </w:rPr>
          <w:t>t</w:t>
        </w:r>
      </w:ins>
      <w:ins w:id="687" w:author="Boris Gafurov" w:date="2023-04-18T10:14:00Z">
        <w:r>
          <w:rPr>
            <w:rFonts w:eastAsiaTheme="minorEastAsia"/>
            <w:sz w:val="24"/>
            <w:szCs w:val="24"/>
          </w:rPr>
          <w:t>rajectory</w:t>
        </w:r>
      </w:ins>
      <w:ins w:id="688" w:author="Boris Gafurov" w:date="2023-04-18T10:18:00Z">
        <w:r w:rsidR="00823257">
          <w:rPr>
            <w:rFonts w:eastAsiaTheme="minorEastAsia"/>
            <w:sz w:val="24"/>
            <w:szCs w:val="24"/>
          </w:rPr>
          <w:t xml:space="preserve"> </w:t>
        </w:r>
      </w:ins>
      <w:ins w:id="689" w:author="Boris Gafurov" w:date="2023-04-18T10:15:00Z">
        <w:r>
          <w:rPr>
            <w:rFonts w:eastAsiaTheme="minorEastAsia"/>
            <w:sz w:val="24"/>
            <w:szCs w:val="24"/>
          </w:rPr>
          <w:t>of the movement</w:t>
        </w:r>
      </w:ins>
      <w:ins w:id="690" w:author="Boris Gafurov" w:date="2023-04-18T10:17:00Z">
        <w:r w:rsidR="00823257">
          <w:rPr>
            <w:rFonts w:eastAsiaTheme="minorEastAsia"/>
            <w:sz w:val="24"/>
            <w:szCs w:val="24"/>
          </w:rPr>
          <w:t>, stored in the robotic arm memory,</w:t>
        </w:r>
      </w:ins>
      <w:ins w:id="691" w:author="Boris Gafurov" w:date="2023-04-18T10:15:00Z">
        <w:r>
          <w:rPr>
            <w:rFonts w:eastAsiaTheme="minorEastAsia"/>
            <w:sz w:val="24"/>
            <w:szCs w:val="24"/>
          </w:rPr>
          <w:t xml:space="preserve"> was used for all the </w:t>
        </w:r>
        <w:r w:rsidR="00823257">
          <w:rPr>
            <w:rFonts w:eastAsiaTheme="minorEastAsia"/>
            <w:sz w:val="24"/>
            <w:szCs w:val="24"/>
          </w:rPr>
          <w:t>data collection</w:t>
        </w:r>
      </w:ins>
      <w:ins w:id="692" w:author="Boris Gafurov" w:date="2023-04-18T10:28:00Z">
        <w:r w:rsidR="00107D00">
          <w:rPr>
            <w:rFonts w:eastAsiaTheme="minorEastAsia"/>
            <w:sz w:val="24"/>
            <w:szCs w:val="24"/>
          </w:rPr>
          <w:t xml:space="preserve"> in these</w:t>
        </w:r>
      </w:ins>
      <w:ins w:id="693" w:author="Boris Gafurov" w:date="2023-04-18T10:15:00Z">
        <w:r w:rsidR="00823257">
          <w:rPr>
            <w:rFonts w:eastAsiaTheme="minorEastAsia"/>
            <w:sz w:val="24"/>
            <w:szCs w:val="24"/>
          </w:rPr>
          <w:t xml:space="preserve"> series</w:t>
        </w:r>
      </w:ins>
      <w:ins w:id="694" w:author="Boris Gafurov" w:date="2023-04-18T10:18:00Z">
        <w:r w:rsidR="00823257">
          <w:rPr>
            <w:rFonts w:eastAsiaTheme="minorEastAsia"/>
            <w:sz w:val="24"/>
            <w:szCs w:val="24"/>
          </w:rPr>
          <w:t xml:space="preserve">. </w:t>
        </w:r>
      </w:ins>
    </w:p>
    <w:bookmarkEnd w:id="654"/>
    <w:p w14:paraId="54D0FB1E" w14:textId="77777777" w:rsidR="00823257" w:rsidRDefault="00823257" w:rsidP="6A7CCFFD">
      <w:pPr>
        <w:rPr>
          <w:ins w:id="695" w:author="Boris Gafurov" w:date="2023-04-18T10:24:00Z"/>
          <w:rFonts w:eastAsiaTheme="minorEastAsia"/>
          <w:sz w:val="24"/>
          <w:szCs w:val="24"/>
        </w:rPr>
      </w:pPr>
    </w:p>
    <w:p w14:paraId="30BC301B" w14:textId="0097C6FF" w:rsidR="00823257" w:rsidRDefault="00823257" w:rsidP="00410225">
      <w:pPr>
        <w:rPr>
          <w:ins w:id="696" w:author="Boris Gafurov" w:date="2023-04-18T14:18:00Z"/>
          <w:rFonts w:eastAsiaTheme="minorEastAsia"/>
          <w:sz w:val="24"/>
          <w:szCs w:val="24"/>
        </w:rPr>
      </w:pPr>
      <w:ins w:id="697" w:author="Boris Gafurov" w:date="2023-04-18T10:25:00Z">
        <w:r w:rsidRPr="00727617">
          <w:rPr>
            <w:rFonts w:eastAsiaTheme="minorEastAsia"/>
            <w:b/>
            <w:bCs/>
            <w:sz w:val="24"/>
            <w:szCs w:val="24"/>
            <w:rPrChange w:id="698" w:author="Boris Gafurov" w:date="2023-04-19T00:26:00Z">
              <w:rPr>
                <w:rFonts w:eastAsiaTheme="minorEastAsia"/>
                <w:sz w:val="24"/>
                <w:szCs w:val="24"/>
              </w:rPr>
            </w:rPrChange>
          </w:rPr>
          <w:t>Accelerometer</w:t>
        </w:r>
        <w:r>
          <w:rPr>
            <w:rFonts w:eastAsiaTheme="minorEastAsia"/>
            <w:sz w:val="24"/>
            <w:szCs w:val="24"/>
          </w:rPr>
          <w:t xml:space="preserve"> </w:t>
        </w:r>
      </w:ins>
      <w:ins w:id="699" w:author="Boris Gafurov" w:date="2023-04-18T10:32:00Z">
        <w:r w:rsidR="00107D00">
          <w:rPr>
            <w:rFonts w:eastAsiaTheme="minorEastAsia"/>
            <w:sz w:val="24"/>
            <w:szCs w:val="24"/>
          </w:rPr>
          <w:t xml:space="preserve">data </w:t>
        </w:r>
      </w:ins>
      <w:ins w:id="700" w:author="Boris Gafurov" w:date="2023-04-18T13:30:00Z">
        <w:r w:rsidR="00230264">
          <w:rPr>
            <w:rFonts w:eastAsiaTheme="minorEastAsia"/>
            <w:sz w:val="24"/>
            <w:szCs w:val="24"/>
          </w:rPr>
          <w:t>from</w:t>
        </w:r>
      </w:ins>
      <w:ins w:id="701" w:author="Boris Gafurov" w:date="2023-04-18T10:25:00Z">
        <w:r w:rsidR="00107D00">
          <w:rPr>
            <w:rFonts w:eastAsiaTheme="minorEastAsia"/>
            <w:sz w:val="24"/>
            <w:szCs w:val="24"/>
          </w:rPr>
          <w:t xml:space="preserve"> </w:t>
        </w:r>
      </w:ins>
      <w:ins w:id="702" w:author="Boris Gafurov" w:date="2023-04-18T10:32:00Z">
        <w:r w:rsidR="00107D00">
          <w:rPr>
            <w:rFonts w:eastAsiaTheme="minorEastAsia"/>
            <w:sz w:val="24"/>
            <w:szCs w:val="24"/>
          </w:rPr>
          <w:t xml:space="preserve">stationary or </w:t>
        </w:r>
      </w:ins>
      <w:ins w:id="703" w:author="Boris Gafurov" w:date="2023-04-18T10:25:00Z">
        <w:r w:rsidR="00107D00">
          <w:rPr>
            <w:rFonts w:eastAsiaTheme="minorEastAsia"/>
            <w:sz w:val="24"/>
            <w:szCs w:val="24"/>
          </w:rPr>
          <w:t>m</w:t>
        </w:r>
      </w:ins>
      <w:ins w:id="704" w:author="Boris Gafurov" w:date="2023-04-18T10:24:00Z">
        <w:r>
          <w:rPr>
            <w:rFonts w:eastAsiaTheme="minorEastAsia"/>
            <w:sz w:val="24"/>
            <w:szCs w:val="24"/>
          </w:rPr>
          <w:t xml:space="preserve">oving </w:t>
        </w:r>
      </w:ins>
      <w:ins w:id="705" w:author="Boris Gafurov" w:date="2023-04-18T10:30:00Z">
        <w:r w:rsidR="00107D00">
          <w:rPr>
            <w:rFonts w:eastAsiaTheme="minorEastAsia"/>
            <w:sz w:val="24"/>
            <w:szCs w:val="24"/>
          </w:rPr>
          <w:t xml:space="preserve">Google </w:t>
        </w:r>
      </w:ins>
      <w:ins w:id="706" w:author="Boris Gafurov" w:date="2023-04-18T10:24:00Z">
        <w:r>
          <w:rPr>
            <w:rFonts w:eastAsiaTheme="minorEastAsia"/>
            <w:sz w:val="24"/>
            <w:szCs w:val="24"/>
          </w:rPr>
          <w:t>Pixel 6a</w:t>
        </w:r>
      </w:ins>
      <w:ins w:id="707" w:author="Boris Gafurov" w:date="2023-04-18T10:30:00Z">
        <w:r w:rsidR="00107D00">
          <w:rPr>
            <w:rFonts w:eastAsiaTheme="minorEastAsia"/>
            <w:sz w:val="24"/>
            <w:szCs w:val="24"/>
          </w:rPr>
          <w:t xml:space="preserve"> phone</w:t>
        </w:r>
      </w:ins>
      <w:ins w:id="708" w:author="Boris Gafurov" w:date="2023-04-18T10:32:00Z">
        <w:r w:rsidR="00107D00">
          <w:rPr>
            <w:rFonts w:eastAsiaTheme="minorEastAsia"/>
            <w:sz w:val="24"/>
            <w:szCs w:val="24"/>
          </w:rPr>
          <w:t xml:space="preserve"> are presented on Figure </w:t>
        </w:r>
      </w:ins>
      <w:ins w:id="709" w:author="Boris Gafurov" w:date="2023-04-18T10:33:00Z">
        <w:r w:rsidR="00107D00">
          <w:rPr>
            <w:rFonts w:eastAsiaTheme="minorEastAsia"/>
            <w:sz w:val="24"/>
            <w:szCs w:val="24"/>
          </w:rPr>
          <w:t xml:space="preserve">6. </w:t>
        </w:r>
      </w:ins>
      <w:ins w:id="710" w:author="Boris Gafurov" w:date="2023-04-18T13:32:00Z">
        <w:r w:rsidR="00230264">
          <w:rPr>
            <w:rFonts w:eastAsiaTheme="minorEastAsia"/>
            <w:sz w:val="24"/>
            <w:szCs w:val="24"/>
          </w:rPr>
          <w:t>1</w:t>
        </w:r>
        <w:r w:rsidR="00230264" w:rsidRPr="00230264">
          <w:rPr>
            <w:rFonts w:eastAsiaTheme="minorEastAsia"/>
            <w:sz w:val="24"/>
            <w:szCs w:val="24"/>
            <w:vertAlign w:val="superscript"/>
            <w:rPrChange w:id="711" w:author="Boris Gafurov" w:date="2023-04-18T13:32:00Z">
              <w:rPr>
                <w:rFonts w:eastAsiaTheme="minorEastAsia"/>
                <w:sz w:val="24"/>
                <w:szCs w:val="24"/>
              </w:rPr>
            </w:rPrChange>
          </w:rPr>
          <w:t>st</w:t>
        </w:r>
        <w:r w:rsidR="00230264">
          <w:rPr>
            <w:rFonts w:eastAsiaTheme="minorEastAsia"/>
            <w:sz w:val="24"/>
            <w:szCs w:val="24"/>
          </w:rPr>
          <w:t xml:space="preserve"> bar (Fig.6A) shows </w:t>
        </w:r>
      </w:ins>
      <w:ins w:id="712" w:author="Boris Gafurov" w:date="2023-04-18T13:33:00Z">
        <w:r w:rsidR="00C31FF2">
          <w:rPr>
            <w:rFonts w:eastAsiaTheme="minorEastAsia"/>
            <w:sz w:val="24"/>
            <w:szCs w:val="24"/>
          </w:rPr>
          <w:t xml:space="preserve">data from </w:t>
        </w:r>
      </w:ins>
      <w:ins w:id="713" w:author="Boris Gafurov" w:date="2023-04-18T13:32:00Z">
        <w:r w:rsidR="00C31FF2">
          <w:rPr>
            <w:rFonts w:eastAsiaTheme="minorEastAsia"/>
            <w:sz w:val="24"/>
            <w:szCs w:val="24"/>
          </w:rPr>
          <w:t xml:space="preserve">plugged in </w:t>
        </w:r>
      </w:ins>
      <w:ins w:id="714" w:author="Boris Gafurov" w:date="2023-04-18T13:33:00Z">
        <w:r w:rsidR="00C31FF2">
          <w:rPr>
            <w:rFonts w:eastAsiaTheme="minorEastAsia"/>
            <w:sz w:val="24"/>
            <w:szCs w:val="24"/>
          </w:rPr>
          <w:t xml:space="preserve">to a charger device just for the </w:t>
        </w:r>
      </w:ins>
      <w:ins w:id="715" w:author="Boris Gafurov" w:date="2023-04-18T13:36:00Z">
        <w:r w:rsidR="00C31FF2">
          <w:rPr>
            <w:rFonts w:eastAsiaTheme="minorEastAsia"/>
            <w:sz w:val="24"/>
            <w:szCs w:val="24"/>
          </w:rPr>
          <w:t>illustration purposes</w:t>
        </w:r>
      </w:ins>
      <w:ins w:id="716" w:author="Boris Gafurov" w:date="2023-04-18T13:34:00Z">
        <w:r w:rsidR="00C31FF2">
          <w:rPr>
            <w:rFonts w:eastAsiaTheme="minorEastAsia"/>
            <w:sz w:val="24"/>
            <w:szCs w:val="24"/>
          </w:rPr>
          <w:t>. We did not use plugged in device in our moving experiment</w:t>
        </w:r>
      </w:ins>
      <w:ins w:id="717" w:author="Boris Gafurov" w:date="2023-04-18T13:35:00Z">
        <w:r w:rsidR="00C31FF2">
          <w:rPr>
            <w:rFonts w:eastAsiaTheme="minorEastAsia"/>
            <w:sz w:val="24"/>
            <w:szCs w:val="24"/>
          </w:rPr>
          <w:t xml:space="preserve"> due to the constrains that tethering imposes on a setup</w:t>
        </w:r>
      </w:ins>
      <w:ins w:id="718" w:author="Boris Gafurov" w:date="2023-04-18T13:36:00Z">
        <w:r w:rsidR="00C31FF2">
          <w:rPr>
            <w:rFonts w:eastAsiaTheme="minorEastAsia"/>
            <w:sz w:val="24"/>
            <w:szCs w:val="24"/>
          </w:rPr>
          <w:t xml:space="preserve"> that might serve as a confounding variable. </w:t>
        </w:r>
      </w:ins>
      <w:ins w:id="719" w:author="Boris Gafurov" w:date="2023-04-18T13:37:00Z">
        <w:r w:rsidR="00C31FF2">
          <w:rPr>
            <w:rFonts w:eastAsiaTheme="minorEastAsia"/>
            <w:sz w:val="24"/>
            <w:szCs w:val="24"/>
          </w:rPr>
          <w:t xml:space="preserve">Nevertheless, </w:t>
        </w:r>
      </w:ins>
      <w:ins w:id="720" w:author="Boris Gafurov" w:date="2023-04-18T13:58:00Z">
        <w:r w:rsidR="00D92538">
          <w:rPr>
            <w:rFonts w:eastAsiaTheme="minorEastAsia"/>
            <w:sz w:val="24"/>
            <w:szCs w:val="24"/>
          </w:rPr>
          <w:t xml:space="preserve">distributions of </w:t>
        </w:r>
      </w:ins>
      <w:ins w:id="721" w:author="Boris Gafurov" w:date="2023-04-18T13:48:00Z">
        <w:r w:rsidR="00C47377">
          <w:rPr>
            <w:rFonts w:eastAsiaTheme="minorEastAsia"/>
            <w:sz w:val="24"/>
            <w:szCs w:val="24"/>
          </w:rPr>
          <w:t xml:space="preserve">between polling intervals of </w:t>
        </w:r>
      </w:ins>
      <w:ins w:id="722" w:author="Boris Gafurov" w:date="2023-04-18T13:43:00Z">
        <w:r w:rsidR="00C47377">
          <w:rPr>
            <w:rFonts w:eastAsiaTheme="minorEastAsia"/>
            <w:sz w:val="24"/>
            <w:szCs w:val="24"/>
          </w:rPr>
          <w:t xml:space="preserve">stationary </w:t>
        </w:r>
      </w:ins>
      <w:ins w:id="723" w:author="Boris Gafurov" w:date="2023-04-18T13:42:00Z">
        <w:r w:rsidR="00C31FF2">
          <w:rPr>
            <w:rFonts w:eastAsiaTheme="minorEastAsia"/>
            <w:sz w:val="24"/>
            <w:szCs w:val="24"/>
          </w:rPr>
          <w:t>plugged in</w:t>
        </w:r>
      </w:ins>
      <w:ins w:id="724" w:author="Boris Gafurov" w:date="2023-04-18T13:58:00Z">
        <w:r w:rsidR="00D92538" w:rsidRPr="00D92538">
          <w:rPr>
            <w:rFonts w:eastAsiaTheme="minorEastAsia"/>
            <w:sz w:val="24"/>
            <w:szCs w:val="24"/>
          </w:rPr>
          <w:t xml:space="preserve"> </w:t>
        </w:r>
        <w:r w:rsidR="00D92538">
          <w:rPr>
            <w:rFonts w:eastAsiaTheme="minorEastAsia"/>
            <w:sz w:val="24"/>
            <w:szCs w:val="24"/>
          </w:rPr>
          <w:t>(Fig.6A)</w:t>
        </w:r>
      </w:ins>
      <w:ins w:id="725" w:author="Boris Gafurov" w:date="2023-04-18T13:46:00Z">
        <w:r w:rsidR="00C47377">
          <w:rPr>
            <w:rFonts w:eastAsiaTheme="minorEastAsia"/>
            <w:sz w:val="24"/>
            <w:szCs w:val="24"/>
          </w:rPr>
          <w:t xml:space="preserve">, </w:t>
        </w:r>
      </w:ins>
      <w:ins w:id="726" w:author="Boris Gafurov" w:date="2023-04-18T13:42:00Z">
        <w:r w:rsidR="00C31FF2">
          <w:rPr>
            <w:rFonts w:eastAsiaTheme="minorEastAsia"/>
            <w:sz w:val="24"/>
            <w:szCs w:val="24"/>
          </w:rPr>
          <w:t>100%</w:t>
        </w:r>
      </w:ins>
      <w:ins w:id="727" w:author="Boris Gafurov" w:date="2023-04-18T13:58:00Z">
        <w:r w:rsidR="00D92538">
          <w:rPr>
            <w:rFonts w:eastAsiaTheme="minorEastAsia"/>
            <w:sz w:val="24"/>
            <w:szCs w:val="24"/>
          </w:rPr>
          <w:t xml:space="preserve"> </w:t>
        </w:r>
      </w:ins>
      <w:ins w:id="728" w:author="Boris Gafurov" w:date="2023-04-18T13:59:00Z">
        <w:r w:rsidR="00D92538">
          <w:rPr>
            <w:rFonts w:eastAsiaTheme="minorEastAsia"/>
            <w:sz w:val="24"/>
            <w:szCs w:val="24"/>
          </w:rPr>
          <w:t>(</w:t>
        </w:r>
      </w:ins>
      <w:ins w:id="729" w:author="Boris Gafurov" w:date="2023-04-18T13:58:00Z">
        <w:r w:rsidR="00D92538">
          <w:rPr>
            <w:rFonts w:eastAsiaTheme="minorEastAsia"/>
            <w:sz w:val="24"/>
            <w:szCs w:val="24"/>
          </w:rPr>
          <w:t>Fig.6B</w:t>
        </w:r>
      </w:ins>
      <w:ins w:id="730" w:author="Boris Gafurov" w:date="2023-04-18T13:59:00Z">
        <w:r w:rsidR="00D92538">
          <w:rPr>
            <w:rFonts w:eastAsiaTheme="minorEastAsia"/>
            <w:sz w:val="24"/>
            <w:szCs w:val="24"/>
          </w:rPr>
          <w:t>)</w:t>
        </w:r>
      </w:ins>
      <w:ins w:id="731" w:author="Boris Gafurov" w:date="2023-04-18T13:42:00Z">
        <w:r w:rsidR="00C31FF2">
          <w:rPr>
            <w:rFonts w:eastAsiaTheme="minorEastAsia"/>
            <w:sz w:val="24"/>
            <w:szCs w:val="24"/>
          </w:rPr>
          <w:t xml:space="preserve">, and 10% </w:t>
        </w:r>
      </w:ins>
      <w:ins w:id="732" w:author="Boris Gafurov" w:date="2023-04-18T13:59:00Z">
        <w:r w:rsidR="00D92538">
          <w:rPr>
            <w:rFonts w:eastAsiaTheme="minorEastAsia"/>
            <w:sz w:val="24"/>
            <w:szCs w:val="24"/>
          </w:rPr>
          <w:t xml:space="preserve">(Fig.6D) </w:t>
        </w:r>
      </w:ins>
      <w:ins w:id="733" w:author="Boris Gafurov" w:date="2023-04-18T13:42:00Z">
        <w:r w:rsidR="00C31FF2">
          <w:rPr>
            <w:rFonts w:eastAsiaTheme="minorEastAsia"/>
            <w:sz w:val="24"/>
            <w:szCs w:val="24"/>
          </w:rPr>
          <w:t>charged</w:t>
        </w:r>
      </w:ins>
      <w:ins w:id="734" w:author="Boris Gafurov" w:date="2023-04-18T13:43:00Z">
        <w:r w:rsidR="00C47377">
          <w:rPr>
            <w:rFonts w:eastAsiaTheme="minorEastAsia"/>
            <w:sz w:val="24"/>
            <w:szCs w:val="24"/>
          </w:rPr>
          <w:t xml:space="preserve"> </w:t>
        </w:r>
      </w:ins>
      <w:ins w:id="735" w:author="Boris Gafurov" w:date="2023-04-18T13:48:00Z">
        <w:r w:rsidR="00C47377">
          <w:rPr>
            <w:rFonts w:eastAsiaTheme="minorEastAsia"/>
            <w:sz w:val="24"/>
            <w:szCs w:val="24"/>
          </w:rPr>
          <w:t xml:space="preserve">devices </w:t>
        </w:r>
      </w:ins>
      <w:ins w:id="736" w:author="Boris Gafurov" w:date="2023-04-18T13:46:00Z">
        <w:r w:rsidR="00C47377">
          <w:rPr>
            <w:rFonts w:eastAsiaTheme="minorEastAsia"/>
            <w:sz w:val="24"/>
            <w:szCs w:val="24"/>
          </w:rPr>
          <w:t>(</w:t>
        </w:r>
      </w:ins>
      <w:ins w:id="737" w:author="Boris Gafurov" w:date="2023-04-18T13:51:00Z">
        <w:r w:rsidR="00C47377" w:rsidRPr="00C47377">
          <w:rPr>
            <w:rFonts w:eastAsiaTheme="minorEastAsia"/>
            <w:sz w:val="24"/>
            <w:szCs w:val="24"/>
          </w:rPr>
          <w:t>1270.2</w:t>
        </w:r>
        <w:r w:rsidR="00C47377">
          <w:rPr>
            <w:rFonts w:eastAsiaTheme="minorEastAsia"/>
            <w:sz w:val="24"/>
            <w:szCs w:val="24"/>
          </w:rPr>
          <w:t>3+/-</w:t>
        </w:r>
      </w:ins>
      <w:ins w:id="738" w:author="Boris Gafurov" w:date="2023-04-20T14:21:00Z">
        <w:r w:rsidR="00ED35EB" w:rsidRPr="00ED35EB">
          <w:rPr>
            <w:rFonts w:eastAsiaTheme="minorEastAsia"/>
            <w:sz w:val="24"/>
            <w:szCs w:val="24"/>
          </w:rPr>
          <w:t>5996.</w:t>
        </w:r>
        <w:r w:rsidR="00ED35EB">
          <w:rPr>
            <w:rFonts w:eastAsiaTheme="minorEastAsia"/>
            <w:sz w:val="24"/>
            <w:szCs w:val="24"/>
          </w:rPr>
          <w:t xml:space="preserve">30 </w:t>
        </w:r>
      </w:ins>
      <w:ins w:id="739" w:author="Boris Gafurov" w:date="2023-04-18T13:51:00Z">
        <w:r w:rsidR="00C47377">
          <w:rPr>
            <w:rFonts w:eastAsiaTheme="minorEastAsia"/>
            <w:sz w:val="24"/>
            <w:szCs w:val="24"/>
          </w:rPr>
          <w:t>n=</w:t>
        </w:r>
      </w:ins>
      <w:ins w:id="740" w:author="Boris Gafurov" w:date="2023-04-18T13:53:00Z">
        <w:r w:rsidR="00C47377">
          <w:rPr>
            <w:rFonts w:eastAsiaTheme="minorEastAsia"/>
            <w:sz w:val="24"/>
            <w:szCs w:val="24"/>
          </w:rPr>
          <w:t>1</w:t>
        </w:r>
      </w:ins>
      <w:ins w:id="741" w:author="Boris Gafurov" w:date="2023-04-18T13:51:00Z">
        <w:r w:rsidR="00C47377">
          <w:rPr>
            <w:rFonts w:eastAsiaTheme="minorEastAsia"/>
            <w:sz w:val="24"/>
            <w:szCs w:val="24"/>
          </w:rPr>
          <w:t>17,</w:t>
        </w:r>
      </w:ins>
      <w:ins w:id="742" w:author="Boris Gafurov" w:date="2023-04-18T13:52:00Z">
        <w:r w:rsidR="00C47377">
          <w:rPr>
            <w:rFonts w:eastAsiaTheme="minorEastAsia"/>
            <w:sz w:val="24"/>
            <w:szCs w:val="24"/>
          </w:rPr>
          <w:t xml:space="preserve"> </w:t>
        </w:r>
        <w:r w:rsidR="00C47377" w:rsidRPr="00C47377">
          <w:rPr>
            <w:rFonts w:eastAsiaTheme="minorEastAsia"/>
            <w:sz w:val="24"/>
            <w:szCs w:val="24"/>
          </w:rPr>
          <w:t>1498.39</w:t>
        </w:r>
        <w:r w:rsidR="00C47377">
          <w:rPr>
            <w:rFonts w:eastAsiaTheme="minorEastAsia"/>
            <w:sz w:val="24"/>
            <w:szCs w:val="24"/>
          </w:rPr>
          <w:t>+/-</w:t>
        </w:r>
      </w:ins>
      <w:ins w:id="743" w:author="Boris Gafurov" w:date="2023-04-20T14:21:00Z">
        <w:r w:rsidR="00ED35EB" w:rsidRPr="00ED35EB">
          <w:rPr>
            <w:rFonts w:eastAsiaTheme="minorEastAsia"/>
            <w:sz w:val="24"/>
            <w:szCs w:val="24"/>
          </w:rPr>
          <w:t>5285.21</w:t>
        </w:r>
        <w:r w:rsidR="00ED35EB">
          <w:rPr>
            <w:rFonts w:eastAsiaTheme="minorEastAsia"/>
            <w:sz w:val="24"/>
            <w:szCs w:val="24"/>
          </w:rPr>
          <w:t xml:space="preserve"> </w:t>
        </w:r>
      </w:ins>
      <w:ins w:id="744" w:author="Boris Gafurov" w:date="2023-04-18T13:52:00Z">
        <w:r w:rsidR="00C47377">
          <w:rPr>
            <w:rFonts w:eastAsiaTheme="minorEastAsia"/>
            <w:sz w:val="24"/>
            <w:szCs w:val="24"/>
          </w:rPr>
          <w:t>n=</w:t>
        </w:r>
      </w:ins>
      <w:ins w:id="745" w:author="Boris Gafurov" w:date="2023-04-18T13:53:00Z">
        <w:r w:rsidR="00C47377">
          <w:rPr>
            <w:rFonts w:eastAsiaTheme="minorEastAsia"/>
            <w:sz w:val="24"/>
            <w:szCs w:val="24"/>
          </w:rPr>
          <w:t>8</w:t>
        </w:r>
      </w:ins>
      <w:ins w:id="746" w:author="Boris Gafurov" w:date="2023-04-18T13:55:00Z">
        <w:r w:rsidR="00D92538">
          <w:rPr>
            <w:rFonts w:eastAsiaTheme="minorEastAsia"/>
            <w:sz w:val="24"/>
            <w:szCs w:val="24"/>
          </w:rPr>
          <w:t>4</w:t>
        </w:r>
      </w:ins>
      <w:ins w:id="747" w:author="Boris Gafurov" w:date="2023-04-18T13:52:00Z">
        <w:r w:rsidR="00C47377">
          <w:rPr>
            <w:rFonts w:eastAsiaTheme="minorEastAsia"/>
            <w:sz w:val="24"/>
            <w:szCs w:val="24"/>
          </w:rPr>
          <w:t xml:space="preserve">, </w:t>
        </w:r>
      </w:ins>
      <w:ins w:id="748" w:author="Boris Gafurov" w:date="2023-04-18T13:53:00Z">
        <w:r w:rsidR="00C47377" w:rsidRPr="00C47377">
          <w:rPr>
            <w:rFonts w:eastAsiaTheme="minorEastAsia"/>
            <w:sz w:val="24"/>
            <w:szCs w:val="24"/>
          </w:rPr>
          <w:t>2210.84</w:t>
        </w:r>
        <w:r w:rsidR="00C47377">
          <w:rPr>
            <w:rFonts w:eastAsiaTheme="minorEastAsia"/>
            <w:sz w:val="24"/>
            <w:szCs w:val="24"/>
          </w:rPr>
          <w:t>+/-</w:t>
        </w:r>
      </w:ins>
      <w:ins w:id="749" w:author="Boris Gafurov" w:date="2023-04-20T14:21:00Z">
        <w:r w:rsidR="00ED35EB" w:rsidRPr="00ED35EB">
          <w:rPr>
            <w:rFonts w:eastAsiaTheme="minorEastAsia"/>
            <w:sz w:val="24"/>
            <w:szCs w:val="24"/>
          </w:rPr>
          <w:t>5257.84</w:t>
        </w:r>
        <w:r w:rsidR="00ED35EB">
          <w:rPr>
            <w:rFonts w:eastAsiaTheme="minorEastAsia"/>
            <w:sz w:val="24"/>
            <w:szCs w:val="24"/>
          </w:rPr>
          <w:t xml:space="preserve"> </w:t>
        </w:r>
      </w:ins>
      <w:ins w:id="750" w:author="Boris Gafurov" w:date="2023-04-18T13:53:00Z">
        <w:r w:rsidR="00C47377">
          <w:rPr>
            <w:rFonts w:eastAsiaTheme="minorEastAsia"/>
            <w:sz w:val="24"/>
            <w:szCs w:val="24"/>
          </w:rPr>
          <w:t>n=</w:t>
        </w:r>
      </w:ins>
      <w:ins w:id="751" w:author="Boris Gafurov" w:date="2023-04-18T13:55:00Z">
        <w:r w:rsidR="00D92538">
          <w:rPr>
            <w:rFonts w:eastAsiaTheme="minorEastAsia"/>
            <w:sz w:val="24"/>
            <w:szCs w:val="24"/>
          </w:rPr>
          <w:t>77</w:t>
        </w:r>
      </w:ins>
      <w:ins w:id="752" w:author="Boris Gafurov" w:date="2023-04-18T13:53:00Z">
        <w:r w:rsidR="00C47377">
          <w:rPr>
            <w:rFonts w:eastAsiaTheme="minorEastAsia"/>
            <w:sz w:val="24"/>
            <w:szCs w:val="24"/>
          </w:rPr>
          <w:t xml:space="preserve">, </w:t>
        </w:r>
      </w:ins>
      <w:ins w:id="753" w:author="Boris Gafurov" w:date="2023-04-18T13:54:00Z">
        <w:r w:rsidR="00D92538">
          <w:rPr>
            <w:rFonts w:eastAsiaTheme="minorEastAsia"/>
            <w:sz w:val="24"/>
            <w:szCs w:val="24"/>
          </w:rPr>
          <w:t>respectively</w:t>
        </w:r>
      </w:ins>
      <w:ins w:id="754" w:author="Boris Gafurov" w:date="2023-04-18T13:46:00Z">
        <w:r w:rsidR="00C47377">
          <w:rPr>
            <w:rFonts w:eastAsiaTheme="minorEastAsia"/>
            <w:sz w:val="24"/>
            <w:szCs w:val="24"/>
          </w:rPr>
          <w:t xml:space="preserve">) </w:t>
        </w:r>
      </w:ins>
      <w:ins w:id="755" w:author="Boris Gafurov" w:date="2023-04-18T13:43:00Z">
        <w:r w:rsidR="00C47377">
          <w:rPr>
            <w:rFonts w:eastAsiaTheme="minorEastAsia"/>
            <w:sz w:val="24"/>
            <w:szCs w:val="24"/>
          </w:rPr>
          <w:t xml:space="preserve">were significantly different from 100% </w:t>
        </w:r>
      </w:ins>
      <w:ins w:id="756" w:author="Boris Gafurov" w:date="2023-04-18T13:44:00Z">
        <w:r w:rsidR="00C47377">
          <w:rPr>
            <w:rFonts w:eastAsiaTheme="minorEastAsia"/>
            <w:sz w:val="24"/>
            <w:szCs w:val="24"/>
          </w:rPr>
          <w:t>high load data</w:t>
        </w:r>
      </w:ins>
      <w:ins w:id="757" w:author="Boris Gafurov" w:date="2023-04-18T13:46:00Z">
        <w:r w:rsidR="00C47377">
          <w:rPr>
            <w:rFonts w:eastAsiaTheme="minorEastAsia"/>
            <w:sz w:val="24"/>
            <w:szCs w:val="24"/>
          </w:rPr>
          <w:t xml:space="preserve"> (</w:t>
        </w:r>
      </w:ins>
      <w:ins w:id="758" w:author="Boris Gafurov" w:date="2023-04-18T14:01:00Z">
        <w:r w:rsidR="00D92538">
          <w:rPr>
            <w:rFonts w:eastAsiaTheme="minorEastAsia"/>
            <w:sz w:val="24"/>
            <w:szCs w:val="24"/>
          </w:rPr>
          <w:t xml:space="preserve">Fig.6F; </w:t>
        </w:r>
      </w:ins>
      <w:ins w:id="759" w:author="Boris Gafurov" w:date="2023-04-18T13:54:00Z">
        <w:r w:rsidR="00D92538" w:rsidRPr="00D92538">
          <w:rPr>
            <w:rFonts w:eastAsiaTheme="minorEastAsia"/>
            <w:sz w:val="24"/>
            <w:szCs w:val="24"/>
          </w:rPr>
          <w:t>291.44</w:t>
        </w:r>
      </w:ins>
      <w:ins w:id="760" w:author="Boris Gafurov" w:date="2023-04-18T13:55:00Z">
        <w:r w:rsidR="00D92538">
          <w:rPr>
            <w:rFonts w:eastAsiaTheme="minorEastAsia"/>
            <w:sz w:val="24"/>
            <w:szCs w:val="24"/>
          </w:rPr>
          <w:t>+/-</w:t>
        </w:r>
      </w:ins>
      <w:ins w:id="761" w:author="Boris Gafurov" w:date="2023-04-20T14:20:00Z">
        <w:r w:rsidR="00ED35EB">
          <w:rPr>
            <w:rFonts w:eastAsiaTheme="minorEastAsia"/>
            <w:sz w:val="24"/>
            <w:szCs w:val="24"/>
          </w:rPr>
          <w:t>0.54</w:t>
        </w:r>
      </w:ins>
      <w:ins w:id="762" w:author="Boris Gafurov" w:date="2023-04-18T13:55:00Z">
        <w:r w:rsidR="00D92538">
          <w:rPr>
            <w:rFonts w:eastAsiaTheme="minorEastAsia"/>
            <w:sz w:val="24"/>
            <w:szCs w:val="24"/>
          </w:rPr>
          <w:t xml:space="preserve"> n=617</w:t>
        </w:r>
      </w:ins>
      <w:ins w:id="763" w:author="Boris Gafurov" w:date="2023-04-18T13:46:00Z">
        <w:r w:rsidR="00C47377">
          <w:rPr>
            <w:rFonts w:eastAsiaTheme="minorEastAsia"/>
            <w:sz w:val="24"/>
            <w:szCs w:val="24"/>
          </w:rPr>
          <w:t>)</w:t>
        </w:r>
      </w:ins>
      <w:ins w:id="764" w:author="Boris Gafurov" w:date="2023-04-18T14:02:00Z">
        <w:r w:rsidR="00D92538">
          <w:rPr>
            <w:rFonts w:eastAsiaTheme="minorEastAsia"/>
            <w:sz w:val="24"/>
            <w:szCs w:val="24"/>
          </w:rPr>
          <w:t xml:space="preserve"> with Z scores of </w:t>
        </w:r>
      </w:ins>
      <w:ins w:id="765" w:author="Boris Gafurov" w:date="2023-04-18T14:04:00Z">
        <w:r w:rsidR="00410225">
          <w:rPr>
            <w:rFonts w:eastAsiaTheme="minorEastAsia"/>
            <w:sz w:val="24"/>
            <w:szCs w:val="24"/>
          </w:rPr>
          <w:t>1.76, 2</w:t>
        </w:r>
      </w:ins>
      <w:ins w:id="766" w:author="Boris Gafurov" w:date="2023-04-18T14:12:00Z">
        <w:r w:rsidR="00410225">
          <w:rPr>
            <w:rFonts w:eastAsiaTheme="minorEastAsia"/>
            <w:sz w:val="24"/>
            <w:szCs w:val="24"/>
          </w:rPr>
          <w:t>.</w:t>
        </w:r>
      </w:ins>
      <w:ins w:id="767" w:author="Boris Gafurov" w:date="2023-04-18T14:04:00Z">
        <w:r w:rsidR="00410225">
          <w:rPr>
            <w:rFonts w:eastAsiaTheme="minorEastAsia"/>
            <w:sz w:val="24"/>
            <w:szCs w:val="24"/>
          </w:rPr>
          <w:t>09, 3.2, respectively</w:t>
        </w:r>
      </w:ins>
      <w:ins w:id="768" w:author="Boris Gafurov" w:date="2023-04-18T13:47:00Z">
        <w:r w:rsidR="00C47377">
          <w:rPr>
            <w:rFonts w:eastAsiaTheme="minorEastAsia"/>
            <w:sz w:val="24"/>
            <w:szCs w:val="24"/>
          </w:rPr>
          <w:t xml:space="preserve">. Similarly, moving 100% </w:t>
        </w:r>
      </w:ins>
      <w:ins w:id="769" w:author="Boris Gafurov" w:date="2023-04-18T14:04:00Z">
        <w:r w:rsidR="00410225">
          <w:rPr>
            <w:rFonts w:eastAsiaTheme="minorEastAsia"/>
            <w:sz w:val="24"/>
            <w:szCs w:val="24"/>
          </w:rPr>
          <w:t xml:space="preserve">(Fig.6C), </w:t>
        </w:r>
      </w:ins>
      <w:ins w:id="770" w:author="Boris Gafurov" w:date="2023-04-18T13:47:00Z">
        <w:r w:rsidR="00C47377">
          <w:rPr>
            <w:rFonts w:eastAsiaTheme="minorEastAsia"/>
            <w:sz w:val="24"/>
            <w:szCs w:val="24"/>
          </w:rPr>
          <w:t xml:space="preserve">and 10% </w:t>
        </w:r>
      </w:ins>
      <w:ins w:id="771" w:author="Boris Gafurov" w:date="2023-04-18T14:05:00Z">
        <w:r w:rsidR="00410225">
          <w:rPr>
            <w:rFonts w:eastAsiaTheme="minorEastAsia"/>
            <w:sz w:val="24"/>
            <w:szCs w:val="24"/>
          </w:rPr>
          <w:t xml:space="preserve">(Fig.6E) </w:t>
        </w:r>
      </w:ins>
      <w:ins w:id="772" w:author="Boris Gafurov" w:date="2023-04-18T13:47:00Z">
        <w:r w:rsidR="00C47377">
          <w:rPr>
            <w:rFonts w:eastAsiaTheme="minorEastAsia"/>
            <w:sz w:val="24"/>
            <w:szCs w:val="24"/>
          </w:rPr>
          <w:t>charged</w:t>
        </w:r>
      </w:ins>
      <w:ins w:id="773" w:author="Boris Gafurov" w:date="2023-04-18T13:44:00Z">
        <w:r w:rsidR="00C47377">
          <w:rPr>
            <w:rFonts w:eastAsiaTheme="minorEastAsia"/>
            <w:sz w:val="24"/>
            <w:szCs w:val="24"/>
          </w:rPr>
          <w:t xml:space="preserve"> </w:t>
        </w:r>
      </w:ins>
      <w:ins w:id="774" w:author="Boris Gafurov" w:date="2023-04-18T13:49:00Z">
        <w:r w:rsidR="00C47377">
          <w:rPr>
            <w:rFonts w:eastAsiaTheme="minorEastAsia"/>
            <w:sz w:val="24"/>
            <w:szCs w:val="24"/>
          </w:rPr>
          <w:t>devices (</w:t>
        </w:r>
      </w:ins>
      <w:ins w:id="775" w:author="Boris Gafurov" w:date="2023-04-18T13:55:00Z">
        <w:r w:rsidR="00D92538" w:rsidRPr="00D92538">
          <w:rPr>
            <w:rFonts w:eastAsiaTheme="minorEastAsia"/>
            <w:sz w:val="24"/>
            <w:szCs w:val="24"/>
          </w:rPr>
          <w:t>2191.9</w:t>
        </w:r>
      </w:ins>
      <w:ins w:id="776" w:author="Boris Gafurov" w:date="2023-04-18T13:56:00Z">
        <w:r w:rsidR="00D92538">
          <w:rPr>
            <w:rFonts w:eastAsiaTheme="minorEastAsia"/>
            <w:sz w:val="24"/>
            <w:szCs w:val="24"/>
          </w:rPr>
          <w:t>4+/-</w:t>
        </w:r>
      </w:ins>
      <w:ins w:id="777" w:author="Boris Gafurov" w:date="2023-04-20T14:43:00Z">
        <w:r w:rsidR="00CF744F" w:rsidRPr="00CF744F">
          <w:rPr>
            <w:rFonts w:eastAsiaTheme="minorEastAsia"/>
            <w:sz w:val="24"/>
            <w:szCs w:val="24"/>
          </w:rPr>
          <w:t>9134.0</w:t>
        </w:r>
        <w:r w:rsidR="00CF744F">
          <w:rPr>
            <w:rFonts w:eastAsiaTheme="minorEastAsia"/>
            <w:sz w:val="24"/>
            <w:szCs w:val="24"/>
          </w:rPr>
          <w:t xml:space="preserve">4 </w:t>
        </w:r>
      </w:ins>
      <w:ins w:id="778" w:author="Boris Gafurov" w:date="2023-04-18T13:56:00Z">
        <w:r w:rsidR="00D92538">
          <w:rPr>
            <w:rFonts w:eastAsiaTheme="minorEastAsia"/>
            <w:sz w:val="24"/>
            <w:szCs w:val="24"/>
          </w:rPr>
          <w:t>n=8</w:t>
        </w:r>
      </w:ins>
      <w:ins w:id="779" w:author="Boris Gafurov" w:date="2023-04-18T14:09:00Z">
        <w:r w:rsidR="00410225">
          <w:rPr>
            <w:rFonts w:eastAsiaTheme="minorEastAsia"/>
            <w:sz w:val="24"/>
            <w:szCs w:val="24"/>
          </w:rPr>
          <w:t>2</w:t>
        </w:r>
      </w:ins>
      <w:ins w:id="780" w:author="Boris Gafurov" w:date="2023-04-18T13:56:00Z">
        <w:r w:rsidR="00D92538">
          <w:rPr>
            <w:rFonts w:eastAsiaTheme="minorEastAsia"/>
            <w:sz w:val="24"/>
            <w:szCs w:val="24"/>
          </w:rPr>
          <w:t xml:space="preserve">, </w:t>
        </w:r>
        <w:r w:rsidR="00D92538" w:rsidRPr="00D92538">
          <w:rPr>
            <w:rFonts w:eastAsiaTheme="minorEastAsia"/>
            <w:sz w:val="24"/>
            <w:szCs w:val="24"/>
          </w:rPr>
          <w:t>1593.06</w:t>
        </w:r>
        <w:r w:rsidR="00D92538">
          <w:rPr>
            <w:rFonts w:eastAsiaTheme="minorEastAsia"/>
            <w:sz w:val="24"/>
            <w:szCs w:val="24"/>
          </w:rPr>
          <w:t>+/-</w:t>
        </w:r>
      </w:ins>
      <w:ins w:id="781" w:author="Boris Gafurov" w:date="2023-04-20T14:44:00Z">
        <w:r w:rsidR="00CF744F" w:rsidRPr="00CF744F">
          <w:rPr>
            <w:rFonts w:eastAsiaTheme="minorEastAsia"/>
            <w:sz w:val="24"/>
            <w:szCs w:val="24"/>
          </w:rPr>
          <w:t>4258.59</w:t>
        </w:r>
        <w:r w:rsidR="00CF744F">
          <w:rPr>
            <w:rFonts w:eastAsiaTheme="minorEastAsia"/>
            <w:sz w:val="24"/>
            <w:szCs w:val="24"/>
          </w:rPr>
          <w:t xml:space="preserve"> </w:t>
        </w:r>
      </w:ins>
      <w:ins w:id="782" w:author="Boris Gafurov" w:date="2023-04-18T13:56:00Z">
        <w:r w:rsidR="00D92538">
          <w:rPr>
            <w:rFonts w:eastAsiaTheme="minorEastAsia"/>
            <w:sz w:val="24"/>
            <w:szCs w:val="24"/>
          </w:rPr>
          <w:t>n</w:t>
        </w:r>
      </w:ins>
      <w:ins w:id="783" w:author="Boris Gafurov" w:date="2023-04-18T13:57:00Z">
        <w:r w:rsidR="00D92538">
          <w:rPr>
            <w:rFonts w:eastAsiaTheme="minorEastAsia"/>
            <w:sz w:val="24"/>
            <w:szCs w:val="24"/>
          </w:rPr>
          <w:t>=</w:t>
        </w:r>
      </w:ins>
      <w:ins w:id="784" w:author="Boris Gafurov" w:date="2023-04-18T14:09:00Z">
        <w:r w:rsidR="00410225">
          <w:rPr>
            <w:rFonts w:eastAsiaTheme="minorEastAsia"/>
            <w:sz w:val="24"/>
            <w:szCs w:val="24"/>
          </w:rPr>
          <w:t>11</w:t>
        </w:r>
      </w:ins>
      <w:ins w:id="785" w:author="Boris Gafurov" w:date="2023-04-18T13:57:00Z">
        <w:r w:rsidR="00D92538">
          <w:rPr>
            <w:rFonts w:eastAsiaTheme="minorEastAsia"/>
            <w:sz w:val="24"/>
            <w:szCs w:val="24"/>
          </w:rPr>
          <w:t>2, respectively</w:t>
        </w:r>
      </w:ins>
      <w:ins w:id="786" w:author="Boris Gafurov" w:date="2023-04-18T13:49:00Z">
        <w:r w:rsidR="00C47377">
          <w:rPr>
            <w:rFonts w:eastAsiaTheme="minorEastAsia"/>
            <w:sz w:val="24"/>
            <w:szCs w:val="24"/>
          </w:rPr>
          <w:t xml:space="preserve">) were </w:t>
        </w:r>
      </w:ins>
      <w:ins w:id="787" w:author="Boris Gafurov" w:date="2023-04-18T14:05:00Z">
        <w:r w:rsidR="00410225">
          <w:rPr>
            <w:rFonts w:eastAsiaTheme="minorEastAsia"/>
            <w:sz w:val="24"/>
            <w:szCs w:val="24"/>
          </w:rPr>
          <w:t>different from 100% high load</w:t>
        </w:r>
      </w:ins>
      <w:ins w:id="788" w:author="Boris Gafurov" w:date="2023-04-18T14:06:00Z">
        <w:r w:rsidR="00410225">
          <w:rPr>
            <w:rFonts w:eastAsiaTheme="minorEastAsia"/>
            <w:sz w:val="24"/>
            <w:szCs w:val="24"/>
          </w:rPr>
          <w:t xml:space="preserve"> (Fig.6G; </w:t>
        </w:r>
      </w:ins>
      <w:ins w:id="789" w:author="Boris Gafurov" w:date="2023-04-18T14:09:00Z">
        <w:r w:rsidR="00410225" w:rsidRPr="00410225">
          <w:rPr>
            <w:rFonts w:eastAsiaTheme="minorEastAsia"/>
            <w:sz w:val="24"/>
            <w:szCs w:val="24"/>
          </w:rPr>
          <w:t>291.48</w:t>
        </w:r>
        <w:r w:rsidR="00410225">
          <w:rPr>
            <w:rFonts w:eastAsiaTheme="minorEastAsia"/>
            <w:sz w:val="24"/>
            <w:szCs w:val="24"/>
          </w:rPr>
          <w:t>+/-</w:t>
        </w:r>
      </w:ins>
      <w:ins w:id="790" w:author="Boris Gafurov" w:date="2023-04-20T14:20:00Z">
        <w:r w:rsidR="00ED35EB">
          <w:rPr>
            <w:rFonts w:eastAsiaTheme="minorEastAsia"/>
            <w:sz w:val="24"/>
            <w:szCs w:val="24"/>
          </w:rPr>
          <w:t>0.54</w:t>
        </w:r>
      </w:ins>
      <w:ins w:id="791" w:author="Boris Gafurov" w:date="2023-04-18T14:10:00Z">
        <w:r w:rsidR="00410225">
          <w:rPr>
            <w:rFonts w:eastAsiaTheme="minorEastAsia"/>
            <w:sz w:val="24"/>
            <w:szCs w:val="24"/>
          </w:rPr>
          <w:t xml:space="preserve"> n=617</w:t>
        </w:r>
      </w:ins>
      <w:ins w:id="792" w:author="Boris Gafurov" w:date="2023-04-18T14:06:00Z">
        <w:r w:rsidR="00410225">
          <w:rPr>
            <w:rFonts w:eastAsiaTheme="minorEastAsia"/>
            <w:sz w:val="24"/>
            <w:szCs w:val="24"/>
          </w:rPr>
          <w:t>) with Z scores of 1.88 and 3.24, respectivel</w:t>
        </w:r>
      </w:ins>
      <w:ins w:id="793" w:author="Boris Gafurov" w:date="2023-04-18T14:07:00Z">
        <w:r w:rsidR="00410225">
          <w:rPr>
            <w:rFonts w:eastAsiaTheme="minorEastAsia"/>
            <w:sz w:val="24"/>
            <w:szCs w:val="24"/>
          </w:rPr>
          <w:t xml:space="preserve">y. </w:t>
        </w:r>
      </w:ins>
      <w:ins w:id="794" w:author="Boris Gafurov" w:date="2023-04-18T14:13:00Z">
        <w:r w:rsidR="00410225">
          <w:rPr>
            <w:rFonts w:eastAsiaTheme="minorEastAsia"/>
            <w:sz w:val="24"/>
            <w:szCs w:val="24"/>
          </w:rPr>
          <w:t>These results highlight remark</w:t>
        </w:r>
      </w:ins>
      <w:ins w:id="795" w:author="Boris Gafurov" w:date="2023-04-18T14:14:00Z">
        <w:r w:rsidR="00410225">
          <w:rPr>
            <w:rFonts w:eastAsiaTheme="minorEastAsia"/>
            <w:sz w:val="24"/>
            <w:szCs w:val="24"/>
          </w:rPr>
          <w:t xml:space="preserve">able differences between </w:t>
        </w:r>
        <w:r w:rsidR="00FA432E">
          <w:rPr>
            <w:rFonts w:eastAsiaTheme="minorEastAsia"/>
            <w:sz w:val="24"/>
            <w:szCs w:val="24"/>
          </w:rPr>
          <w:t xml:space="preserve">sleeping and, though under a high </w:t>
        </w:r>
      </w:ins>
      <w:ins w:id="796" w:author="Boris Gafurov" w:date="2023-04-18T14:15:00Z">
        <w:r w:rsidR="00FA432E">
          <w:rPr>
            <w:rFonts w:eastAsiaTheme="minorEastAsia"/>
            <w:sz w:val="24"/>
            <w:szCs w:val="24"/>
          </w:rPr>
          <w:t xml:space="preserve">amount of </w:t>
        </w:r>
      </w:ins>
      <w:ins w:id="797" w:author="Boris Gafurov" w:date="2023-04-18T14:14:00Z">
        <w:r w:rsidR="00FA432E">
          <w:rPr>
            <w:rFonts w:eastAsiaTheme="minorEastAsia"/>
            <w:sz w:val="24"/>
            <w:szCs w:val="24"/>
          </w:rPr>
          <w:t xml:space="preserve">stress but </w:t>
        </w:r>
      </w:ins>
      <w:ins w:id="798" w:author="Boris Gafurov" w:date="2023-04-18T14:15:00Z">
        <w:r w:rsidR="00FA432E">
          <w:rPr>
            <w:rFonts w:eastAsiaTheme="minorEastAsia"/>
            <w:sz w:val="24"/>
            <w:szCs w:val="24"/>
          </w:rPr>
          <w:t xml:space="preserve">still </w:t>
        </w:r>
      </w:ins>
      <w:ins w:id="799" w:author="Boris Gafurov" w:date="2023-04-18T14:14:00Z">
        <w:r w:rsidR="00FA432E">
          <w:rPr>
            <w:rFonts w:eastAsiaTheme="minorEastAsia"/>
            <w:sz w:val="24"/>
            <w:szCs w:val="24"/>
          </w:rPr>
          <w:t>awake</w:t>
        </w:r>
      </w:ins>
      <w:ins w:id="800" w:author="Boris Gafurov" w:date="2023-04-18T14:15:00Z">
        <w:r w:rsidR="00FA432E">
          <w:rPr>
            <w:rFonts w:eastAsiaTheme="minorEastAsia"/>
            <w:sz w:val="24"/>
            <w:szCs w:val="24"/>
          </w:rPr>
          <w:t xml:space="preserve"> devices. </w:t>
        </w:r>
      </w:ins>
      <w:ins w:id="801" w:author="Boris Gafurov" w:date="2023-04-18T14:16:00Z">
        <w:r w:rsidR="00FA432E">
          <w:rPr>
            <w:rFonts w:eastAsiaTheme="minorEastAsia"/>
            <w:sz w:val="24"/>
            <w:szCs w:val="24"/>
          </w:rPr>
          <w:t>Whether stationary or moving accelerometer data are</w:t>
        </w:r>
      </w:ins>
      <w:ins w:id="802" w:author="Boris Gafurov" w:date="2023-04-18T14:17:00Z">
        <w:r w:rsidR="00FA432E">
          <w:rPr>
            <w:rFonts w:eastAsiaTheme="minorEastAsia"/>
            <w:sz w:val="24"/>
            <w:szCs w:val="24"/>
          </w:rPr>
          <w:t xml:space="preserve"> much rarely accessed in a </w:t>
        </w:r>
      </w:ins>
      <w:ins w:id="803" w:author="Boris Gafurov" w:date="2023-04-18T14:18:00Z">
        <w:r w:rsidR="00FA432E">
          <w:rPr>
            <w:rFonts w:eastAsiaTheme="minorEastAsia"/>
            <w:sz w:val="24"/>
            <w:szCs w:val="24"/>
          </w:rPr>
          <w:t xml:space="preserve">sleeping state. </w:t>
        </w:r>
      </w:ins>
    </w:p>
    <w:p w14:paraId="5DE508B5" w14:textId="65F5D4C7" w:rsidR="00FA432E" w:rsidRDefault="00FA432E" w:rsidP="00410225">
      <w:pPr>
        <w:rPr>
          <w:ins w:id="804" w:author="Boris Gafurov" w:date="2023-04-18T22:43:00Z"/>
          <w:rFonts w:eastAsiaTheme="minorEastAsia"/>
          <w:sz w:val="24"/>
          <w:szCs w:val="24"/>
        </w:rPr>
      </w:pPr>
      <w:ins w:id="805" w:author="Boris Gafurov" w:date="2023-04-18T14:18:00Z">
        <w:r>
          <w:rPr>
            <w:rFonts w:eastAsiaTheme="minorEastAsia"/>
            <w:sz w:val="24"/>
            <w:szCs w:val="24"/>
          </w:rPr>
          <w:lastRenderedPageBreak/>
          <w:t xml:space="preserve">Sleeping </w:t>
        </w:r>
      </w:ins>
      <w:ins w:id="806" w:author="Boris Gafurov" w:date="2023-04-20T10:14:00Z">
        <w:r w:rsidR="00DB3496">
          <w:rPr>
            <w:rFonts w:eastAsiaTheme="minorEastAsia"/>
            <w:sz w:val="24"/>
            <w:szCs w:val="24"/>
          </w:rPr>
          <w:t xml:space="preserve">stationary </w:t>
        </w:r>
      </w:ins>
      <w:ins w:id="807" w:author="Boris Gafurov" w:date="2023-04-18T14:18:00Z">
        <w:r>
          <w:rPr>
            <w:rFonts w:eastAsiaTheme="minorEastAsia"/>
            <w:sz w:val="24"/>
            <w:szCs w:val="24"/>
          </w:rPr>
          <w:t>vs</w:t>
        </w:r>
      </w:ins>
      <w:ins w:id="808" w:author="Boris Gafurov" w:date="2023-04-18T14:20:00Z">
        <w:r>
          <w:rPr>
            <w:rFonts w:eastAsiaTheme="minorEastAsia"/>
            <w:sz w:val="24"/>
            <w:szCs w:val="24"/>
          </w:rPr>
          <w:t>.</w:t>
        </w:r>
      </w:ins>
      <w:ins w:id="809" w:author="Boris Gafurov" w:date="2023-04-18T14:18:00Z">
        <w:r>
          <w:rPr>
            <w:rFonts w:eastAsiaTheme="minorEastAsia"/>
            <w:sz w:val="24"/>
            <w:szCs w:val="24"/>
          </w:rPr>
          <w:t xml:space="preserve"> </w:t>
        </w:r>
      </w:ins>
      <w:ins w:id="810" w:author="Boris Gafurov" w:date="2023-04-20T10:14:00Z">
        <w:r w:rsidR="00DB3496">
          <w:rPr>
            <w:rFonts w:eastAsiaTheme="minorEastAsia"/>
            <w:sz w:val="24"/>
            <w:szCs w:val="24"/>
          </w:rPr>
          <w:t>moving</w:t>
        </w:r>
      </w:ins>
      <w:ins w:id="811" w:author="Boris Gafurov" w:date="2023-04-18T14:18:00Z">
        <w:r>
          <w:rPr>
            <w:rFonts w:eastAsiaTheme="minorEastAsia"/>
            <w:sz w:val="24"/>
            <w:szCs w:val="24"/>
          </w:rPr>
          <w:t xml:space="preserve"> comparison although insignificant howe</w:t>
        </w:r>
      </w:ins>
      <w:ins w:id="812" w:author="Boris Gafurov" w:date="2023-04-18T14:19:00Z">
        <w:r>
          <w:rPr>
            <w:rFonts w:eastAsiaTheme="minorEastAsia"/>
            <w:sz w:val="24"/>
            <w:szCs w:val="24"/>
          </w:rPr>
          <w:t xml:space="preserve">ver still showed a tendency. </w:t>
        </w:r>
      </w:ins>
      <w:ins w:id="813" w:author="Boris Gafurov" w:date="2023-04-18T14:20:00Z">
        <w:r>
          <w:rPr>
            <w:rFonts w:eastAsiaTheme="minorEastAsia"/>
            <w:sz w:val="24"/>
            <w:szCs w:val="24"/>
          </w:rPr>
          <w:t xml:space="preserve">Namely, 100% charged </w:t>
        </w:r>
      </w:ins>
      <w:ins w:id="814" w:author="Boris Gafurov" w:date="2023-04-18T14:21:00Z">
        <w:r>
          <w:rPr>
            <w:rFonts w:eastAsiaTheme="minorEastAsia"/>
            <w:sz w:val="24"/>
            <w:szCs w:val="24"/>
          </w:rPr>
          <w:t xml:space="preserve">when moving showed </w:t>
        </w:r>
      </w:ins>
      <w:ins w:id="815" w:author="Boris Gafurov" w:date="2023-04-18T22:42:00Z">
        <w:r w:rsidR="00E400CE">
          <w:rPr>
            <w:rFonts w:eastAsiaTheme="minorEastAsia"/>
            <w:sz w:val="24"/>
            <w:szCs w:val="24"/>
          </w:rPr>
          <w:t xml:space="preserve">on average </w:t>
        </w:r>
      </w:ins>
      <w:ins w:id="816" w:author="Boris Gafurov" w:date="2023-04-18T14:21:00Z">
        <w:r>
          <w:rPr>
            <w:rFonts w:eastAsiaTheme="minorEastAsia"/>
            <w:sz w:val="24"/>
            <w:szCs w:val="24"/>
          </w:rPr>
          <w:t xml:space="preserve">longer between polling interval </w:t>
        </w:r>
      </w:ins>
      <w:ins w:id="817" w:author="Boris Gafurov" w:date="2023-04-18T14:22:00Z">
        <w:r>
          <w:rPr>
            <w:rFonts w:eastAsiaTheme="minorEastAsia"/>
            <w:sz w:val="24"/>
            <w:szCs w:val="24"/>
          </w:rPr>
          <w:t>(Fig.6</w:t>
        </w:r>
        <w:proofErr w:type="gramStart"/>
        <w:r>
          <w:rPr>
            <w:rFonts w:eastAsiaTheme="minorEastAsia"/>
            <w:sz w:val="24"/>
            <w:szCs w:val="24"/>
          </w:rPr>
          <w:t>B,C</w:t>
        </w:r>
      </w:ins>
      <w:proofErr w:type="gramEnd"/>
      <w:ins w:id="818" w:author="Boris Gafurov" w:date="2023-04-18T14:24:00Z">
        <w:r>
          <w:rPr>
            <w:rFonts w:eastAsiaTheme="minorEastAsia"/>
            <w:sz w:val="24"/>
            <w:szCs w:val="24"/>
          </w:rPr>
          <w:t>,</w:t>
        </w:r>
      </w:ins>
      <w:ins w:id="819" w:author="Boris Gafurov" w:date="2023-04-18T14:22:00Z">
        <w:r>
          <w:rPr>
            <w:rFonts w:eastAsiaTheme="minorEastAsia"/>
            <w:sz w:val="24"/>
            <w:szCs w:val="24"/>
          </w:rPr>
          <w:t xml:space="preserve"> Z score</w:t>
        </w:r>
      </w:ins>
      <w:ins w:id="820" w:author="Boris Gafurov" w:date="2023-04-18T14:24:00Z">
        <w:r>
          <w:rPr>
            <w:rFonts w:eastAsiaTheme="minorEastAsia"/>
            <w:sz w:val="24"/>
            <w:szCs w:val="24"/>
          </w:rPr>
          <w:t>=</w:t>
        </w:r>
      </w:ins>
      <w:ins w:id="821" w:author="Boris Gafurov" w:date="2023-04-18T14:22:00Z">
        <w:r>
          <w:rPr>
            <w:rFonts w:eastAsiaTheme="minorEastAsia"/>
            <w:sz w:val="24"/>
            <w:szCs w:val="24"/>
          </w:rPr>
          <w:t>0.</w:t>
        </w:r>
      </w:ins>
      <w:ins w:id="822" w:author="Boris Gafurov" w:date="2023-04-18T14:26:00Z">
        <w:r w:rsidR="00633A88">
          <w:rPr>
            <w:rFonts w:eastAsiaTheme="minorEastAsia"/>
            <w:sz w:val="24"/>
            <w:szCs w:val="24"/>
          </w:rPr>
          <w:t>6</w:t>
        </w:r>
      </w:ins>
      <w:ins w:id="823" w:author="Boris Gafurov" w:date="2023-04-18T14:24:00Z">
        <w:r>
          <w:rPr>
            <w:rFonts w:eastAsiaTheme="minorEastAsia"/>
            <w:sz w:val="24"/>
            <w:szCs w:val="24"/>
          </w:rPr>
          <w:t>)</w:t>
        </w:r>
      </w:ins>
      <w:ins w:id="824" w:author="Boris Gafurov" w:date="2023-04-18T14:22:00Z">
        <w:r>
          <w:rPr>
            <w:rFonts w:eastAsiaTheme="minorEastAsia"/>
            <w:sz w:val="24"/>
            <w:szCs w:val="24"/>
          </w:rPr>
          <w:t>. 10% charged phones when moving reve</w:t>
        </w:r>
      </w:ins>
      <w:ins w:id="825" w:author="Boris Gafurov" w:date="2023-04-18T14:23:00Z">
        <w:r>
          <w:rPr>
            <w:rFonts w:eastAsiaTheme="minorEastAsia"/>
            <w:sz w:val="24"/>
            <w:szCs w:val="24"/>
          </w:rPr>
          <w:t xml:space="preserve">aled the opposite, i.e. </w:t>
        </w:r>
      </w:ins>
      <w:ins w:id="826" w:author="Boris Gafurov" w:date="2023-04-18T22:42:00Z">
        <w:r w:rsidR="00E400CE">
          <w:rPr>
            <w:rFonts w:eastAsiaTheme="minorEastAsia"/>
            <w:sz w:val="24"/>
            <w:szCs w:val="24"/>
          </w:rPr>
          <w:t xml:space="preserve">on average </w:t>
        </w:r>
      </w:ins>
      <w:ins w:id="827" w:author="Boris Gafurov" w:date="2023-04-18T14:23:00Z">
        <w:r>
          <w:rPr>
            <w:rFonts w:eastAsiaTheme="minorEastAsia"/>
            <w:sz w:val="24"/>
            <w:szCs w:val="24"/>
          </w:rPr>
          <w:t>shorter polling intervals (Fig.6</w:t>
        </w:r>
        <w:proofErr w:type="gramStart"/>
        <w:r>
          <w:rPr>
            <w:rFonts w:eastAsiaTheme="minorEastAsia"/>
            <w:sz w:val="24"/>
            <w:szCs w:val="24"/>
          </w:rPr>
          <w:t>D,E</w:t>
        </w:r>
      </w:ins>
      <w:proofErr w:type="gramEnd"/>
      <w:ins w:id="828" w:author="Boris Gafurov" w:date="2023-04-18T14:24:00Z">
        <w:r>
          <w:rPr>
            <w:rFonts w:eastAsiaTheme="minorEastAsia"/>
            <w:sz w:val="24"/>
            <w:szCs w:val="24"/>
          </w:rPr>
          <w:t>, Z score=</w:t>
        </w:r>
      </w:ins>
      <w:ins w:id="829" w:author="Boris Gafurov" w:date="2023-04-18T14:26:00Z">
        <w:r w:rsidR="00633A88">
          <w:rPr>
            <w:rFonts w:eastAsiaTheme="minorEastAsia"/>
            <w:sz w:val="24"/>
            <w:szCs w:val="24"/>
          </w:rPr>
          <w:t>0.86</w:t>
        </w:r>
      </w:ins>
      <w:ins w:id="830" w:author="Boris Gafurov" w:date="2023-04-18T14:23:00Z">
        <w:r>
          <w:rPr>
            <w:rFonts w:eastAsiaTheme="minorEastAsia"/>
            <w:sz w:val="24"/>
            <w:szCs w:val="24"/>
          </w:rPr>
          <w:t>)</w:t>
        </w:r>
      </w:ins>
      <w:ins w:id="831" w:author="Boris Gafurov" w:date="2023-04-18T14:25:00Z">
        <w:r w:rsidR="00633A88">
          <w:rPr>
            <w:rFonts w:eastAsiaTheme="minorEastAsia"/>
            <w:sz w:val="24"/>
            <w:szCs w:val="24"/>
          </w:rPr>
          <w:t>.</w:t>
        </w:r>
      </w:ins>
      <w:ins w:id="832" w:author="Boris Gafurov" w:date="2023-04-18T14:26:00Z">
        <w:r w:rsidR="00633A88">
          <w:rPr>
            <w:rFonts w:eastAsiaTheme="minorEastAsia"/>
            <w:sz w:val="24"/>
            <w:szCs w:val="24"/>
          </w:rPr>
          <w:t xml:space="preserve"> In the high load</w:t>
        </w:r>
      </w:ins>
      <w:ins w:id="833" w:author="Boris Gafurov" w:date="2023-04-18T14:27:00Z">
        <w:r w:rsidR="00633A88">
          <w:rPr>
            <w:rFonts w:eastAsiaTheme="minorEastAsia"/>
            <w:sz w:val="24"/>
            <w:szCs w:val="24"/>
          </w:rPr>
          <w:t xml:space="preserve"> case, intervals were virtually identical (Fig.6</w:t>
        </w:r>
        <w:proofErr w:type="gramStart"/>
        <w:r w:rsidR="00633A88">
          <w:rPr>
            <w:rFonts w:eastAsiaTheme="minorEastAsia"/>
            <w:sz w:val="24"/>
            <w:szCs w:val="24"/>
          </w:rPr>
          <w:t>F,G</w:t>
        </w:r>
        <w:proofErr w:type="gramEnd"/>
        <w:r w:rsidR="00633A88">
          <w:rPr>
            <w:rFonts w:eastAsiaTheme="minorEastAsia"/>
            <w:sz w:val="24"/>
            <w:szCs w:val="24"/>
          </w:rPr>
          <w:t>, Z score=1.2).</w:t>
        </w:r>
      </w:ins>
    </w:p>
    <w:p w14:paraId="4F062BED" w14:textId="77777777" w:rsidR="00E400CE" w:rsidRDefault="00E400CE" w:rsidP="00410225">
      <w:pPr>
        <w:rPr>
          <w:ins w:id="834" w:author="Boris Gafurov" w:date="2023-04-18T22:43:00Z"/>
          <w:rFonts w:eastAsiaTheme="minorEastAsia"/>
          <w:sz w:val="24"/>
          <w:szCs w:val="24"/>
        </w:rPr>
      </w:pPr>
    </w:p>
    <w:p w14:paraId="2E7F659A" w14:textId="1A4EB578" w:rsidR="00E400CE" w:rsidRDefault="00E400CE" w:rsidP="00410225">
      <w:pPr>
        <w:rPr>
          <w:ins w:id="835" w:author="Boris Gafurov" w:date="2023-04-18T09:32:00Z"/>
          <w:rFonts w:eastAsiaTheme="minorEastAsia"/>
          <w:sz w:val="24"/>
          <w:szCs w:val="24"/>
        </w:rPr>
      </w:pPr>
      <w:ins w:id="836" w:author="Boris Gafurov" w:date="2023-04-18T22:43:00Z">
        <w:r>
          <w:rPr>
            <w:rFonts w:eastAsiaTheme="minorEastAsia"/>
            <w:sz w:val="24"/>
            <w:szCs w:val="24"/>
          </w:rPr>
          <w:t xml:space="preserve">Figure 6. </w:t>
        </w:r>
      </w:ins>
      <w:ins w:id="837" w:author="Boris Gafurov" w:date="2023-04-18T22:46:00Z">
        <w:r>
          <w:rPr>
            <w:rFonts w:eastAsiaTheme="minorEastAsia"/>
            <w:sz w:val="24"/>
            <w:szCs w:val="24"/>
          </w:rPr>
          <w:t xml:space="preserve">Moving </w:t>
        </w:r>
      </w:ins>
      <w:ins w:id="838" w:author="Boris Gafurov" w:date="2023-04-18T22:48:00Z">
        <w:r>
          <w:rPr>
            <w:rFonts w:eastAsiaTheme="minorEastAsia"/>
            <w:sz w:val="24"/>
            <w:szCs w:val="24"/>
          </w:rPr>
          <w:t xml:space="preserve">and stationary </w:t>
        </w:r>
      </w:ins>
      <w:ins w:id="839" w:author="Boris Gafurov" w:date="2023-04-18T22:46:00Z">
        <w:r>
          <w:rPr>
            <w:rFonts w:eastAsiaTheme="minorEastAsia"/>
            <w:sz w:val="24"/>
            <w:szCs w:val="24"/>
          </w:rPr>
          <w:t>device</w:t>
        </w:r>
      </w:ins>
      <w:ins w:id="840" w:author="Boris Gafurov" w:date="2023-04-18T22:48:00Z">
        <w:r>
          <w:rPr>
            <w:rFonts w:eastAsiaTheme="minorEastAsia"/>
            <w:sz w:val="24"/>
            <w:szCs w:val="24"/>
          </w:rPr>
          <w:t>s</w:t>
        </w:r>
      </w:ins>
      <w:ins w:id="841" w:author="Boris Gafurov" w:date="2023-04-18T22:46:00Z">
        <w:r>
          <w:rPr>
            <w:rFonts w:eastAsiaTheme="minorEastAsia"/>
            <w:sz w:val="24"/>
            <w:szCs w:val="24"/>
          </w:rPr>
          <w:t xml:space="preserve"> </w:t>
        </w:r>
      </w:ins>
      <w:ins w:id="842" w:author="Boris Gafurov" w:date="2023-04-18T22:48:00Z">
        <w:r>
          <w:rPr>
            <w:rFonts w:eastAsiaTheme="minorEastAsia"/>
            <w:sz w:val="24"/>
            <w:szCs w:val="24"/>
          </w:rPr>
          <w:t>showed similar</w:t>
        </w:r>
      </w:ins>
      <w:ins w:id="843" w:author="Boris Gafurov" w:date="2023-04-18T22:47:00Z">
        <w:r>
          <w:rPr>
            <w:rFonts w:eastAsiaTheme="minorEastAsia"/>
            <w:sz w:val="24"/>
            <w:szCs w:val="24"/>
          </w:rPr>
          <w:t xml:space="preserve"> </w:t>
        </w:r>
      </w:ins>
      <w:ins w:id="844" w:author="Boris Gafurov" w:date="2023-04-18T22:48:00Z">
        <w:r>
          <w:rPr>
            <w:rFonts w:eastAsiaTheme="minorEastAsia"/>
            <w:sz w:val="24"/>
            <w:szCs w:val="24"/>
          </w:rPr>
          <w:t xml:space="preserve">mean </w:t>
        </w:r>
      </w:ins>
      <w:ins w:id="845" w:author="Boris Gafurov" w:date="2023-04-18T22:47:00Z">
        <w:r>
          <w:rPr>
            <w:rFonts w:eastAsiaTheme="minorEastAsia"/>
            <w:sz w:val="24"/>
            <w:szCs w:val="24"/>
          </w:rPr>
          <w:t xml:space="preserve">intervals between </w:t>
        </w:r>
      </w:ins>
      <w:ins w:id="846" w:author="Boris Gafurov" w:date="2023-04-20T10:23:00Z">
        <w:r w:rsidR="003E52F5">
          <w:rPr>
            <w:rFonts w:eastAsiaTheme="minorEastAsia"/>
            <w:sz w:val="24"/>
            <w:szCs w:val="24"/>
          </w:rPr>
          <w:t xml:space="preserve">the </w:t>
        </w:r>
      </w:ins>
      <w:ins w:id="847" w:author="Boris Gafurov" w:date="2023-04-20T10:25:00Z">
        <w:r w:rsidR="003E52F5">
          <w:rPr>
            <w:rFonts w:eastAsiaTheme="minorEastAsia"/>
            <w:sz w:val="24"/>
            <w:szCs w:val="24"/>
          </w:rPr>
          <w:t>readings</w:t>
        </w:r>
      </w:ins>
      <w:ins w:id="848" w:author="Boris Gafurov" w:date="2023-04-20T10:23:00Z">
        <w:r w:rsidR="003E52F5">
          <w:rPr>
            <w:rFonts w:eastAsiaTheme="minorEastAsia"/>
            <w:sz w:val="24"/>
            <w:szCs w:val="24"/>
          </w:rPr>
          <w:t xml:space="preserve"> of accelerometer data</w:t>
        </w:r>
      </w:ins>
      <w:ins w:id="849" w:author="Boris Gafurov" w:date="2023-04-18T22:50:00Z">
        <w:r w:rsidR="00AD1D43">
          <w:rPr>
            <w:rFonts w:eastAsiaTheme="minorEastAsia"/>
            <w:sz w:val="24"/>
            <w:szCs w:val="24"/>
          </w:rPr>
          <w:t>.</w:t>
        </w:r>
      </w:ins>
    </w:p>
    <w:p w14:paraId="3C1A9DFA" w14:textId="0704798C" w:rsidR="009A20A5" w:rsidRDefault="00633A88" w:rsidP="6A7CCFFD">
      <w:pPr>
        <w:rPr>
          <w:ins w:id="850" w:author="Boris Gafurov" w:date="2023-04-18T21:41:00Z"/>
          <w:rFonts w:eastAsiaTheme="minorEastAsia"/>
          <w:sz w:val="24"/>
          <w:szCs w:val="24"/>
        </w:rPr>
      </w:pPr>
      <w:ins w:id="851" w:author="Boris Gafurov" w:date="2023-04-18T14:29:00Z">
        <w:r>
          <w:rPr>
            <w:noProof/>
          </w:rPr>
          <w:drawing>
            <wp:inline distT="0" distB="0" distL="0" distR="0" wp14:anchorId="51B7B205" wp14:editId="72DD263B">
              <wp:extent cx="5943600" cy="3807460"/>
              <wp:effectExtent l="0" t="0" r="0" b="2540"/>
              <wp:docPr id="131709883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98831" name="Picture 1" descr="Chart&#10;&#10;Description automatically generated"/>
                      <pic:cNvPicPr/>
                    </pic:nvPicPr>
                    <pic:blipFill>
                      <a:blip r:embed="rId9"/>
                      <a:stretch>
                        <a:fillRect/>
                      </a:stretch>
                    </pic:blipFill>
                    <pic:spPr>
                      <a:xfrm>
                        <a:off x="0" y="0"/>
                        <a:ext cx="5943600" cy="3807460"/>
                      </a:xfrm>
                      <a:prstGeom prst="rect">
                        <a:avLst/>
                      </a:prstGeom>
                    </pic:spPr>
                  </pic:pic>
                </a:graphicData>
              </a:graphic>
            </wp:inline>
          </w:drawing>
        </w:r>
      </w:ins>
    </w:p>
    <w:p w14:paraId="34A0DA3F" w14:textId="1C58049B" w:rsidR="00AD1D43" w:rsidRDefault="00AD1D43" w:rsidP="00AD1D43">
      <w:pPr>
        <w:rPr>
          <w:ins w:id="852" w:author="Boris Gafurov" w:date="2023-04-18T23:03:00Z"/>
          <w:rFonts w:eastAsiaTheme="minorEastAsia"/>
          <w:sz w:val="24"/>
          <w:szCs w:val="24"/>
        </w:rPr>
      </w:pPr>
      <w:ins w:id="853" w:author="Boris Gafurov" w:date="2023-04-18T22:50:00Z">
        <w:r>
          <w:rPr>
            <w:rFonts w:eastAsiaTheme="minorEastAsia"/>
            <w:sz w:val="24"/>
            <w:szCs w:val="24"/>
          </w:rPr>
          <w:t xml:space="preserve">+ </w:t>
        </w:r>
      </w:ins>
      <w:ins w:id="854" w:author="Boris Gafurov" w:date="2023-04-18T22:51:00Z">
        <w:r>
          <w:rPr>
            <w:rFonts w:eastAsiaTheme="minorEastAsia"/>
            <w:sz w:val="24"/>
            <w:szCs w:val="24"/>
          </w:rPr>
          <w:t>show</w:t>
        </w:r>
      </w:ins>
      <w:ins w:id="855" w:author="Boris Gafurov" w:date="2023-04-18T22:50:00Z">
        <w:r>
          <w:rPr>
            <w:rFonts w:eastAsiaTheme="minorEastAsia"/>
            <w:sz w:val="24"/>
            <w:szCs w:val="24"/>
          </w:rPr>
          <w:t xml:space="preserve">s significant difference </w:t>
        </w:r>
      </w:ins>
      <w:ins w:id="856" w:author="Boris Gafurov" w:date="2023-04-18T22:53:00Z">
        <w:r>
          <w:rPr>
            <w:rFonts w:eastAsiaTheme="minorEastAsia"/>
            <w:sz w:val="24"/>
            <w:szCs w:val="24"/>
          </w:rPr>
          <w:t xml:space="preserve">in the </w:t>
        </w:r>
      </w:ins>
      <w:ins w:id="857" w:author="Boris Gafurov" w:date="2023-04-18T22:54:00Z">
        <w:r>
          <w:rPr>
            <w:rFonts w:eastAsiaTheme="minorEastAsia"/>
            <w:sz w:val="24"/>
            <w:szCs w:val="24"/>
          </w:rPr>
          <w:t xml:space="preserve">distributions of intervals between sensor readings </w:t>
        </w:r>
      </w:ins>
      <w:ins w:id="858" w:author="Boris Gafurov" w:date="2023-04-18T22:53:00Z">
        <w:r>
          <w:rPr>
            <w:rFonts w:eastAsiaTheme="minorEastAsia"/>
            <w:sz w:val="24"/>
            <w:szCs w:val="24"/>
          </w:rPr>
          <w:t>compared with</w:t>
        </w:r>
      </w:ins>
      <w:ins w:id="859" w:author="Boris Gafurov" w:date="2023-04-18T23:00:00Z">
        <w:r w:rsidR="00B02A64">
          <w:rPr>
            <w:rFonts w:eastAsiaTheme="minorEastAsia"/>
            <w:sz w:val="24"/>
            <w:szCs w:val="24"/>
          </w:rPr>
          <w:t xml:space="preserve"> (F)</w:t>
        </w:r>
      </w:ins>
      <w:ins w:id="860" w:author="Boris Gafurov" w:date="2023-04-18T22:50:00Z">
        <w:r>
          <w:rPr>
            <w:rFonts w:eastAsiaTheme="minorEastAsia"/>
            <w:sz w:val="24"/>
            <w:szCs w:val="24"/>
          </w:rPr>
          <w:t xml:space="preserve"> high CPU load </w:t>
        </w:r>
      </w:ins>
      <w:ins w:id="861" w:author="Boris Gafurov" w:date="2023-04-18T22:52:00Z">
        <w:r>
          <w:rPr>
            <w:rFonts w:eastAsiaTheme="minorEastAsia"/>
            <w:sz w:val="24"/>
            <w:szCs w:val="24"/>
          </w:rPr>
          <w:t>when</w:t>
        </w:r>
      </w:ins>
      <w:ins w:id="862" w:author="Boris Gafurov" w:date="2023-04-18T22:50:00Z">
        <w:r>
          <w:rPr>
            <w:rFonts w:eastAsiaTheme="minorEastAsia"/>
            <w:sz w:val="24"/>
            <w:szCs w:val="24"/>
          </w:rPr>
          <w:t xml:space="preserve"> device </w:t>
        </w:r>
      </w:ins>
      <w:ins w:id="863" w:author="Boris Gafurov" w:date="2023-04-18T22:52:00Z">
        <w:r>
          <w:rPr>
            <w:rFonts w:eastAsiaTheme="minorEastAsia"/>
            <w:sz w:val="24"/>
            <w:szCs w:val="24"/>
          </w:rPr>
          <w:t>was stationary</w:t>
        </w:r>
      </w:ins>
      <w:ins w:id="864" w:author="Boris Gafurov" w:date="2023-04-18T22:54:00Z">
        <w:r>
          <w:rPr>
            <w:rFonts w:eastAsiaTheme="minorEastAsia"/>
            <w:sz w:val="24"/>
            <w:szCs w:val="24"/>
          </w:rPr>
          <w:t xml:space="preserve"> </w:t>
        </w:r>
      </w:ins>
      <w:ins w:id="865" w:author="Boris Gafurov" w:date="2023-04-18T22:50:00Z">
        <w:r>
          <w:rPr>
            <w:rFonts w:eastAsiaTheme="minorEastAsia"/>
            <w:sz w:val="24"/>
            <w:szCs w:val="24"/>
          </w:rPr>
          <w:t xml:space="preserve">(Z test, score &gt;1.645, alpha 0.05). </w:t>
        </w:r>
      </w:ins>
      <w:ins w:id="866" w:author="Boris Gafurov" w:date="2023-04-18T22:54:00Z">
        <w:r>
          <w:rPr>
            <w:rFonts w:eastAsiaTheme="minorEastAsia"/>
            <w:sz w:val="24"/>
            <w:szCs w:val="24"/>
          </w:rPr>
          <w:t>^</w:t>
        </w:r>
      </w:ins>
      <w:ins w:id="867" w:author="Boris Gafurov" w:date="2023-04-18T22:55:00Z">
        <w:r>
          <w:rPr>
            <w:rFonts w:eastAsiaTheme="minorEastAsia"/>
            <w:sz w:val="24"/>
            <w:szCs w:val="24"/>
          </w:rPr>
          <w:t xml:space="preserve"> shows comparisons with </w:t>
        </w:r>
      </w:ins>
      <w:ins w:id="868" w:author="Boris Gafurov" w:date="2023-04-18T23:00:00Z">
        <w:r w:rsidR="00B02A64">
          <w:rPr>
            <w:rFonts w:eastAsiaTheme="minorEastAsia"/>
            <w:sz w:val="24"/>
            <w:szCs w:val="24"/>
          </w:rPr>
          <w:t xml:space="preserve">(G) </w:t>
        </w:r>
      </w:ins>
      <w:ins w:id="869" w:author="Boris Gafurov" w:date="2023-04-18T22:55:00Z">
        <w:r>
          <w:rPr>
            <w:rFonts w:eastAsiaTheme="minorEastAsia"/>
            <w:sz w:val="24"/>
            <w:szCs w:val="24"/>
          </w:rPr>
          <w:t>high CPU load when device was moving.</w:t>
        </w:r>
      </w:ins>
      <w:ins w:id="870" w:author="Boris Gafurov" w:date="2023-04-18T22:54:00Z">
        <w:r>
          <w:rPr>
            <w:rFonts w:eastAsiaTheme="minorEastAsia"/>
            <w:sz w:val="24"/>
            <w:szCs w:val="24"/>
          </w:rPr>
          <w:t xml:space="preserve"> </w:t>
        </w:r>
      </w:ins>
      <w:ins w:id="871" w:author="Boris Gafurov" w:date="2023-04-18T22:50:00Z">
        <w:r>
          <w:rPr>
            <w:rFonts w:eastAsiaTheme="minorEastAsia"/>
            <w:sz w:val="24"/>
            <w:szCs w:val="24"/>
          </w:rPr>
          <w:t xml:space="preserve">A - </w:t>
        </w:r>
        <w:r w:rsidRPr="008017A7">
          <w:rPr>
            <w:rFonts w:eastAsiaTheme="minorEastAsia"/>
            <w:sz w:val="24"/>
            <w:szCs w:val="24"/>
          </w:rPr>
          <w:t>100%</w:t>
        </w:r>
        <w:r>
          <w:rPr>
            <w:rFonts w:eastAsiaTheme="minorEastAsia"/>
            <w:sz w:val="24"/>
            <w:szCs w:val="24"/>
          </w:rPr>
          <w:t xml:space="preserve"> charged </w:t>
        </w:r>
      </w:ins>
      <w:ins w:id="872" w:author="Boris Gafurov" w:date="2023-04-18T22:56:00Z">
        <w:r>
          <w:rPr>
            <w:rFonts w:eastAsiaTheme="minorEastAsia"/>
            <w:sz w:val="24"/>
            <w:szCs w:val="24"/>
          </w:rPr>
          <w:t>plugged in</w:t>
        </w:r>
      </w:ins>
      <w:ins w:id="873" w:author="Boris Gafurov" w:date="2023-04-18T22:50:00Z">
        <w:r w:rsidRPr="008017A7">
          <w:rPr>
            <w:rFonts w:eastAsiaTheme="minorEastAsia"/>
            <w:sz w:val="24"/>
            <w:szCs w:val="24"/>
          </w:rPr>
          <w:t xml:space="preserve">, </w:t>
        </w:r>
        <w:r>
          <w:rPr>
            <w:rFonts w:eastAsiaTheme="minorEastAsia"/>
            <w:sz w:val="24"/>
            <w:szCs w:val="24"/>
          </w:rPr>
          <w:t xml:space="preserve">B </w:t>
        </w:r>
      </w:ins>
      <w:ins w:id="874" w:author="Boris Gafurov" w:date="2023-04-18T22:56:00Z">
        <w:r>
          <w:rPr>
            <w:rFonts w:eastAsiaTheme="minorEastAsia"/>
            <w:sz w:val="24"/>
            <w:szCs w:val="24"/>
          </w:rPr>
          <w:t>– 100% charged</w:t>
        </w:r>
      </w:ins>
      <w:ins w:id="875" w:author="Boris Gafurov" w:date="2023-04-18T22:58:00Z">
        <w:r>
          <w:rPr>
            <w:rFonts w:eastAsiaTheme="minorEastAsia"/>
            <w:sz w:val="24"/>
            <w:szCs w:val="24"/>
          </w:rPr>
          <w:t xml:space="preserve">, D - 10% charged device sleeping and stationary. </w:t>
        </w:r>
      </w:ins>
      <w:ins w:id="876" w:author="Boris Gafurov" w:date="2023-04-18T22:59:00Z">
        <w:r>
          <w:rPr>
            <w:rFonts w:eastAsiaTheme="minorEastAsia"/>
            <w:sz w:val="24"/>
            <w:szCs w:val="24"/>
          </w:rPr>
          <w:t>C – 100% charged</w:t>
        </w:r>
        <w:r w:rsidR="00B02A64">
          <w:rPr>
            <w:rFonts w:eastAsiaTheme="minorEastAsia"/>
            <w:sz w:val="24"/>
            <w:szCs w:val="24"/>
          </w:rPr>
          <w:t>, E – 10% charged, device sleeping and moving. F</w:t>
        </w:r>
      </w:ins>
      <w:ins w:id="877" w:author="Boris Gafurov" w:date="2023-04-18T23:00:00Z">
        <w:r w:rsidR="00B02A64">
          <w:rPr>
            <w:rFonts w:eastAsiaTheme="minorEastAsia"/>
            <w:sz w:val="24"/>
            <w:szCs w:val="24"/>
          </w:rPr>
          <w:t xml:space="preserve"> and G</w:t>
        </w:r>
      </w:ins>
      <w:ins w:id="878" w:author="Boris Gafurov" w:date="2023-04-18T22:56:00Z">
        <w:r>
          <w:rPr>
            <w:rFonts w:eastAsiaTheme="minorEastAsia"/>
            <w:sz w:val="24"/>
            <w:szCs w:val="24"/>
          </w:rPr>
          <w:t xml:space="preserve"> </w:t>
        </w:r>
      </w:ins>
      <w:ins w:id="879" w:author="Boris Gafurov" w:date="2023-04-18T23:00:00Z">
        <w:r w:rsidR="00B02A64">
          <w:rPr>
            <w:rFonts w:eastAsiaTheme="minorEastAsia"/>
            <w:sz w:val="24"/>
            <w:szCs w:val="24"/>
          </w:rPr>
          <w:t>– high CPU load</w:t>
        </w:r>
      </w:ins>
      <w:ins w:id="880" w:author="Boris Gafurov" w:date="2023-04-18T23:01:00Z">
        <w:r w:rsidR="00B02A64">
          <w:rPr>
            <w:rFonts w:eastAsiaTheme="minorEastAsia"/>
            <w:sz w:val="24"/>
            <w:szCs w:val="24"/>
          </w:rPr>
          <w:t>, with</w:t>
        </w:r>
      </w:ins>
      <w:ins w:id="881" w:author="Boris Gafurov" w:date="2023-04-18T22:50:00Z">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ins>
      <w:ins w:id="882" w:author="Boris Gafurov" w:date="2023-04-18T23:01:00Z">
        <w:r w:rsidR="00B02A64">
          <w:rPr>
            <w:rFonts w:eastAsiaTheme="minorEastAsia"/>
            <w:sz w:val="24"/>
            <w:szCs w:val="24"/>
          </w:rPr>
          <w:t>, when device was stationary or moving, respectively</w:t>
        </w:r>
      </w:ins>
      <w:ins w:id="883" w:author="Boris Gafurov" w:date="2023-04-18T22:50:00Z">
        <w:r>
          <w:rPr>
            <w:rFonts w:eastAsiaTheme="minorEastAsia"/>
            <w:sz w:val="24"/>
            <w:szCs w:val="24"/>
          </w:rPr>
          <w:t>.</w:t>
        </w:r>
      </w:ins>
    </w:p>
    <w:p w14:paraId="1660495A" w14:textId="77777777" w:rsidR="000D33F7" w:rsidRDefault="000D33F7" w:rsidP="00AD1D43">
      <w:pPr>
        <w:rPr>
          <w:ins w:id="884" w:author="Boris Gafurov" w:date="2023-04-18T23:03:00Z"/>
          <w:rFonts w:eastAsiaTheme="minorEastAsia"/>
          <w:sz w:val="24"/>
          <w:szCs w:val="24"/>
        </w:rPr>
      </w:pPr>
    </w:p>
    <w:p w14:paraId="2DF91E32" w14:textId="3ABB384B" w:rsidR="000D33F7" w:rsidRDefault="000D33F7" w:rsidP="00AD1D43">
      <w:pPr>
        <w:rPr>
          <w:ins w:id="885" w:author="Boris Gafurov" w:date="2023-04-18T22:50:00Z"/>
          <w:rFonts w:eastAsiaTheme="minorEastAsia"/>
          <w:sz w:val="24"/>
          <w:szCs w:val="24"/>
        </w:rPr>
      </w:pPr>
      <w:ins w:id="886" w:author="Boris Gafurov" w:date="2023-04-18T23:04:00Z">
        <w:r>
          <w:rPr>
            <w:rFonts w:eastAsiaTheme="minorEastAsia"/>
            <w:sz w:val="24"/>
            <w:szCs w:val="24"/>
          </w:rPr>
          <w:t>T</w:t>
        </w:r>
      </w:ins>
      <w:ins w:id="887" w:author="Boris Gafurov" w:date="2023-04-18T23:26:00Z">
        <w:r w:rsidR="005B764F">
          <w:rPr>
            <w:rFonts w:eastAsiaTheme="minorEastAsia"/>
            <w:sz w:val="24"/>
            <w:szCs w:val="24"/>
          </w:rPr>
          <w:t>endencies noticed in the Figure 6 were investigated</w:t>
        </w:r>
      </w:ins>
      <w:ins w:id="888" w:author="Boris Gafurov" w:date="2023-04-18T23:27:00Z">
        <w:r w:rsidR="005B764F">
          <w:rPr>
            <w:rFonts w:eastAsiaTheme="minorEastAsia"/>
            <w:sz w:val="24"/>
            <w:szCs w:val="24"/>
          </w:rPr>
          <w:t xml:space="preserve"> further. Figure 7 shows </w:t>
        </w:r>
      </w:ins>
      <w:ins w:id="889" w:author="Boris Gafurov" w:date="2023-04-18T23:28:00Z">
        <w:r w:rsidR="005B764F">
          <w:rPr>
            <w:rFonts w:eastAsiaTheme="minorEastAsia"/>
            <w:sz w:val="24"/>
            <w:szCs w:val="24"/>
          </w:rPr>
          <w:t>whisker</w:t>
        </w:r>
      </w:ins>
      <w:ins w:id="890" w:author="Boris Gafurov" w:date="2023-04-18T23:27:00Z">
        <w:r w:rsidR="005B764F">
          <w:rPr>
            <w:rFonts w:eastAsiaTheme="minorEastAsia"/>
            <w:sz w:val="24"/>
            <w:szCs w:val="24"/>
          </w:rPr>
          <w:t xml:space="preserve"> plots</w:t>
        </w:r>
      </w:ins>
      <w:ins w:id="891" w:author="Boris Gafurov" w:date="2023-04-18T23:28:00Z">
        <w:r w:rsidR="005B764F">
          <w:rPr>
            <w:rFonts w:eastAsiaTheme="minorEastAsia"/>
            <w:sz w:val="24"/>
            <w:szCs w:val="24"/>
          </w:rPr>
          <w:t xml:space="preserve"> of the intervals between the </w:t>
        </w:r>
        <w:proofErr w:type="spellStart"/>
        <w:r w:rsidR="005B764F">
          <w:rPr>
            <w:rFonts w:eastAsiaTheme="minorEastAsia"/>
            <w:sz w:val="24"/>
            <w:szCs w:val="24"/>
          </w:rPr>
          <w:t>pollings</w:t>
        </w:r>
      </w:ins>
      <w:proofErr w:type="spellEnd"/>
      <w:ins w:id="892" w:author="Boris Gafurov" w:date="2023-04-18T23:30:00Z">
        <w:r w:rsidR="005B764F">
          <w:rPr>
            <w:rFonts w:eastAsiaTheme="minorEastAsia"/>
            <w:sz w:val="24"/>
            <w:szCs w:val="24"/>
          </w:rPr>
          <w:t xml:space="preserve"> for 100% charged and 10% charged devices</w:t>
        </w:r>
      </w:ins>
      <w:ins w:id="893" w:author="Boris Gafurov" w:date="2023-04-18T23:31:00Z">
        <w:r w:rsidR="005B764F">
          <w:rPr>
            <w:rFonts w:eastAsiaTheme="minorEastAsia"/>
            <w:sz w:val="24"/>
            <w:szCs w:val="24"/>
          </w:rPr>
          <w:t>.</w:t>
        </w:r>
      </w:ins>
      <w:ins w:id="894" w:author="Boris Gafurov" w:date="2023-04-18T23:30:00Z">
        <w:r w:rsidR="005B764F">
          <w:rPr>
            <w:rFonts w:eastAsiaTheme="minorEastAsia"/>
            <w:sz w:val="24"/>
            <w:szCs w:val="24"/>
          </w:rPr>
          <w:t xml:space="preserve"> </w:t>
        </w:r>
      </w:ins>
      <w:ins w:id="895" w:author="Boris Gafurov" w:date="2023-04-18T23:31:00Z">
        <w:r w:rsidR="005B764F">
          <w:rPr>
            <w:rFonts w:eastAsiaTheme="minorEastAsia"/>
            <w:sz w:val="24"/>
            <w:szCs w:val="24"/>
          </w:rPr>
          <w:t>H</w:t>
        </w:r>
      </w:ins>
      <w:ins w:id="896" w:author="Boris Gafurov" w:date="2023-04-18T23:30:00Z">
        <w:r w:rsidR="005B764F">
          <w:rPr>
            <w:rFonts w:eastAsiaTheme="minorEastAsia"/>
            <w:sz w:val="24"/>
            <w:szCs w:val="24"/>
          </w:rPr>
          <w:t>igh load CPU</w:t>
        </w:r>
      </w:ins>
      <w:ins w:id="897" w:author="Boris Gafurov" w:date="2023-04-18T23:31:00Z">
        <w:r w:rsidR="005B764F">
          <w:rPr>
            <w:rFonts w:eastAsiaTheme="minorEastAsia"/>
            <w:sz w:val="24"/>
            <w:szCs w:val="24"/>
          </w:rPr>
          <w:t xml:space="preserve"> cases did not show visible differences </w:t>
        </w:r>
      </w:ins>
      <w:ins w:id="898" w:author="Boris Gafurov" w:date="2023-04-18T23:32:00Z">
        <w:r w:rsidR="005B764F">
          <w:rPr>
            <w:rFonts w:eastAsiaTheme="minorEastAsia"/>
            <w:sz w:val="24"/>
            <w:szCs w:val="24"/>
          </w:rPr>
          <w:t xml:space="preserve">and were </w:t>
        </w:r>
      </w:ins>
      <w:ins w:id="899" w:author="Boris Gafurov" w:date="2023-04-18T23:31:00Z">
        <w:r w:rsidR="005B764F">
          <w:rPr>
            <w:rFonts w:eastAsiaTheme="minorEastAsia"/>
            <w:sz w:val="24"/>
            <w:szCs w:val="24"/>
          </w:rPr>
          <w:t>not shown</w:t>
        </w:r>
      </w:ins>
      <w:ins w:id="900" w:author="Boris Gafurov" w:date="2023-04-18T23:28:00Z">
        <w:r w:rsidR="005B764F">
          <w:rPr>
            <w:rFonts w:eastAsiaTheme="minorEastAsia"/>
            <w:sz w:val="24"/>
            <w:szCs w:val="24"/>
          </w:rPr>
          <w:t xml:space="preserve">. </w:t>
        </w:r>
      </w:ins>
      <w:ins w:id="901" w:author="Boris Gafurov" w:date="2023-04-18T23:41:00Z">
        <w:r w:rsidR="00E707D5">
          <w:rPr>
            <w:rFonts w:eastAsiaTheme="minorEastAsia"/>
            <w:sz w:val="24"/>
            <w:szCs w:val="24"/>
          </w:rPr>
          <w:t>Surprisingly</w:t>
        </w:r>
        <w:r w:rsidR="005B764F">
          <w:rPr>
            <w:rFonts w:eastAsiaTheme="minorEastAsia"/>
            <w:sz w:val="24"/>
            <w:szCs w:val="24"/>
          </w:rPr>
          <w:t xml:space="preserve">, </w:t>
        </w:r>
        <w:r w:rsidR="00E707D5">
          <w:rPr>
            <w:rFonts w:eastAsiaTheme="minorEastAsia"/>
            <w:sz w:val="24"/>
            <w:szCs w:val="24"/>
          </w:rPr>
          <w:t xml:space="preserve">device movement </w:t>
        </w:r>
      </w:ins>
      <w:ins w:id="902" w:author="Boris Gafurov" w:date="2023-04-18T23:47:00Z">
        <w:r w:rsidR="00E707D5">
          <w:rPr>
            <w:rFonts w:eastAsiaTheme="minorEastAsia"/>
            <w:sz w:val="24"/>
            <w:szCs w:val="24"/>
          </w:rPr>
          <w:lastRenderedPageBreak/>
          <w:t xml:space="preserve">while it was asleep </w:t>
        </w:r>
      </w:ins>
      <w:ins w:id="903" w:author="Boris Gafurov" w:date="2023-04-18T23:41:00Z">
        <w:r w:rsidR="00E707D5">
          <w:rPr>
            <w:rFonts w:eastAsiaTheme="minorEastAsia"/>
            <w:sz w:val="24"/>
            <w:szCs w:val="24"/>
          </w:rPr>
          <w:t xml:space="preserve">produced </w:t>
        </w:r>
      </w:ins>
      <w:ins w:id="904" w:author="Boris Gafurov" w:date="2023-04-18T23:42:00Z">
        <w:r w:rsidR="00E707D5">
          <w:rPr>
            <w:rFonts w:eastAsiaTheme="minorEastAsia"/>
            <w:sz w:val="24"/>
            <w:szCs w:val="24"/>
          </w:rPr>
          <w:t xml:space="preserve">clusters of </w:t>
        </w:r>
      </w:ins>
      <w:ins w:id="905" w:author="Boris Gafurov" w:date="2023-04-18T23:47:00Z">
        <w:r w:rsidR="00E707D5">
          <w:rPr>
            <w:rFonts w:eastAsiaTheme="minorEastAsia"/>
            <w:sz w:val="24"/>
            <w:szCs w:val="24"/>
          </w:rPr>
          <w:t xml:space="preserve">even </w:t>
        </w:r>
      </w:ins>
      <w:ins w:id="906" w:author="Boris Gafurov" w:date="2023-04-18T23:42:00Z">
        <w:r w:rsidR="00E707D5">
          <w:rPr>
            <w:rFonts w:eastAsiaTheme="minorEastAsia"/>
            <w:sz w:val="24"/>
            <w:szCs w:val="24"/>
          </w:rPr>
          <w:t>longer intervals between the</w:t>
        </w:r>
      </w:ins>
      <w:ins w:id="907" w:author="Boris Gafurov" w:date="2023-04-18T23:43:00Z">
        <w:r w:rsidR="00E707D5">
          <w:rPr>
            <w:rFonts w:eastAsiaTheme="minorEastAsia"/>
            <w:sz w:val="24"/>
            <w:szCs w:val="24"/>
          </w:rPr>
          <w:t xml:space="preserve"> accelerometer data readings with averages around 40s and </w:t>
        </w:r>
      </w:ins>
      <w:ins w:id="908" w:author="Boris Gafurov" w:date="2023-04-18T23:44:00Z">
        <w:r w:rsidR="00E707D5">
          <w:rPr>
            <w:rFonts w:eastAsiaTheme="minorEastAsia"/>
            <w:sz w:val="24"/>
            <w:szCs w:val="24"/>
          </w:rPr>
          <w:t xml:space="preserve">15s </w:t>
        </w:r>
      </w:ins>
      <w:ins w:id="909" w:author="Boris Gafurov" w:date="2023-04-18T23:45:00Z">
        <w:r w:rsidR="00E707D5">
          <w:rPr>
            <w:rFonts w:eastAsiaTheme="minorEastAsia"/>
            <w:sz w:val="24"/>
            <w:szCs w:val="24"/>
          </w:rPr>
          <w:t xml:space="preserve">(Fig.7Bs) </w:t>
        </w:r>
      </w:ins>
      <w:ins w:id="910" w:author="Boris Gafurov" w:date="2023-04-18T23:44:00Z">
        <w:r w:rsidR="00E707D5">
          <w:rPr>
            <w:rFonts w:eastAsiaTheme="minorEastAsia"/>
            <w:sz w:val="24"/>
            <w:szCs w:val="24"/>
          </w:rPr>
          <w:t xml:space="preserve">when compared with stationary phones </w:t>
        </w:r>
      </w:ins>
      <w:ins w:id="911" w:author="Boris Gafurov" w:date="2023-04-18T23:55:00Z">
        <w:r w:rsidR="009B623F">
          <w:rPr>
            <w:rFonts w:eastAsiaTheme="minorEastAsia"/>
            <w:sz w:val="24"/>
            <w:szCs w:val="24"/>
          </w:rPr>
          <w:t>intervals of</w:t>
        </w:r>
      </w:ins>
      <w:ins w:id="912" w:author="Boris Gafurov" w:date="2023-04-18T23:44:00Z">
        <w:r w:rsidR="00E707D5">
          <w:rPr>
            <w:rFonts w:eastAsiaTheme="minorEastAsia"/>
            <w:sz w:val="24"/>
            <w:szCs w:val="24"/>
          </w:rPr>
          <w:t xml:space="preserve"> 20s and </w:t>
        </w:r>
      </w:ins>
      <w:ins w:id="913" w:author="Boris Gafurov" w:date="2023-04-18T23:45:00Z">
        <w:r w:rsidR="00E707D5">
          <w:rPr>
            <w:rFonts w:eastAsiaTheme="minorEastAsia"/>
            <w:sz w:val="24"/>
            <w:szCs w:val="24"/>
          </w:rPr>
          <w:t>5s (Fig.7A</w:t>
        </w:r>
      </w:ins>
      <w:ins w:id="914" w:author="Boris Gafurov" w:date="2023-04-18T23:46:00Z">
        <w:r w:rsidR="00E707D5">
          <w:rPr>
            <w:rFonts w:eastAsiaTheme="minorEastAsia"/>
            <w:sz w:val="24"/>
            <w:szCs w:val="24"/>
          </w:rPr>
          <w:t>s)</w:t>
        </w:r>
      </w:ins>
      <w:ins w:id="915" w:author="Boris Gafurov" w:date="2023-04-18T23:45:00Z">
        <w:r w:rsidR="00E707D5">
          <w:rPr>
            <w:rFonts w:eastAsiaTheme="minorEastAsia"/>
            <w:sz w:val="24"/>
            <w:szCs w:val="24"/>
          </w:rPr>
          <w:t xml:space="preserve">, for </w:t>
        </w:r>
      </w:ins>
      <w:ins w:id="916" w:author="Boris Gafurov" w:date="2023-04-18T23:46:00Z">
        <w:r w:rsidR="00E707D5">
          <w:rPr>
            <w:rFonts w:eastAsiaTheme="minorEastAsia"/>
            <w:sz w:val="24"/>
            <w:szCs w:val="24"/>
          </w:rPr>
          <w:t xml:space="preserve">100% and 10% charged devices, respectively. </w:t>
        </w:r>
      </w:ins>
      <w:ins w:id="917" w:author="Boris Gafurov" w:date="2023-04-18T23:58:00Z">
        <w:r w:rsidR="009B623F">
          <w:rPr>
            <w:rFonts w:eastAsiaTheme="minorEastAsia"/>
            <w:sz w:val="24"/>
            <w:szCs w:val="24"/>
          </w:rPr>
          <w:t>Despite</w:t>
        </w:r>
      </w:ins>
      <w:ins w:id="918" w:author="Boris Gafurov" w:date="2023-04-18T23:57:00Z">
        <w:r w:rsidR="009B623F">
          <w:rPr>
            <w:rFonts w:eastAsiaTheme="minorEastAsia"/>
            <w:sz w:val="24"/>
            <w:szCs w:val="24"/>
          </w:rPr>
          <w:t xml:space="preserve"> that</w:t>
        </w:r>
      </w:ins>
      <w:ins w:id="919" w:author="Boris Gafurov" w:date="2023-04-19T00:00:00Z">
        <w:r w:rsidR="009B623F">
          <w:rPr>
            <w:rFonts w:eastAsiaTheme="minorEastAsia"/>
            <w:sz w:val="24"/>
            <w:szCs w:val="24"/>
          </w:rPr>
          <w:t xml:space="preserve"> moving phones averages were close or lower than </w:t>
        </w:r>
      </w:ins>
      <w:ins w:id="920" w:author="Boris Gafurov" w:date="2023-04-19T00:01:00Z">
        <w:r w:rsidR="009B623F">
          <w:rPr>
            <w:rFonts w:eastAsiaTheme="minorEastAsia"/>
            <w:sz w:val="24"/>
            <w:szCs w:val="24"/>
          </w:rPr>
          <w:t xml:space="preserve">stationary, indicating that </w:t>
        </w:r>
        <w:r w:rsidR="009A3767">
          <w:rPr>
            <w:rFonts w:eastAsiaTheme="minorEastAsia"/>
            <w:sz w:val="24"/>
            <w:szCs w:val="24"/>
          </w:rPr>
          <w:t xml:space="preserve">device was </w:t>
        </w:r>
      </w:ins>
      <w:proofErr w:type="gramStart"/>
      <w:ins w:id="921" w:author="Boris Gafurov" w:date="2023-04-19T00:06:00Z">
        <w:r w:rsidR="009A3767">
          <w:rPr>
            <w:rFonts w:eastAsiaTheme="minorEastAsia"/>
            <w:sz w:val="24"/>
            <w:szCs w:val="24"/>
          </w:rPr>
          <w:t>actually able</w:t>
        </w:r>
      </w:ins>
      <w:proofErr w:type="gramEnd"/>
      <w:ins w:id="922" w:author="Boris Gafurov" w:date="2023-04-19T00:01:00Z">
        <w:r w:rsidR="009A3767">
          <w:rPr>
            <w:rFonts w:eastAsiaTheme="minorEastAsia"/>
            <w:sz w:val="24"/>
            <w:szCs w:val="24"/>
          </w:rPr>
          <w:t xml:space="preserve"> to capture accelerometer d</w:t>
        </w:r>
      </w:ins>
      <w:ins w:id="923" w:author="Boris Gafurov" w:date="2023-04-19T00:02:00Z">
        <w:r w:rsidR="009A3767">
          <w:rPr>
            <w:rFonts w:eastAsiaTheme="minorEastAsia"/>
            <w:sz w:val="24"/>
            <w:szCs w:val="24"/>
          </w:rPr>
          <w:t xml:space="preserve">ata </w:t>
        </w:r>
      </w:ins>
      <w:ins w:id="924" w:author="Boris Gafurov" w:date="2023-04-19T00:01:00Z">
        <w:r w:rsidR="009A3767">
          <w:rPr>
            <w:rFonts w:eastAsiaTheme="minorEastAsia"/>
            <w:sz w:val="24"/>
            <w:szCs w:val="24"/>
          </w:rPr>
          <w:t>more often</w:t>
        </w:r>
      </w:ins>
      <w:ins w:id="925" w:author="Boris Gafurov" w:date="2023-04-19T00:02:00Z">
        <w:r w:rsidR="009A3767">
          <w:rPr>
            <w:rFonts w:eastAsiaTheme="minorEastAsia"/>
            <w:sz w:val="24"/>
            <w:szCs w:val="24"/>
          </w:rPr>
          <w:t xml:space="preserve"> at the faster rate, </w:t>
        </w:r>
      </w:ins>
      <w:ins w:id="926" w:author="Boris Gafurov" w:date="2023-04-19T00:15:00Z">
        <w:r w:rsidR="00EF26EC">
          <w:rPr>
            <w:rFonts w:eastAsiaTheme="minorEastAsia"/>
            <w:sz w:val="24"/>
            <w:szCs w:val="24"/>
          </w:rPr>
          <w:t>approximately every</w:t>
        </w:r>
      </w:ins>
      <w:ins w:id="927" w:author="Boris Gafurov" w:date="2023-04-19T00:02:00Z">
        <w:r w:rsidR="009A3767">
          <w:rPr>
            <w:rFonts w:eastAsiaTheme="minorEastAsia"/>
            <w:sz w:val="24"/>
            <w:szCs w:val="24"/>
          </w:rPr>
          <w:t xml:space="preserve"> 291ms.</w:t>
        </w:r>
      </w:ins>
      <w:ins w:id="928" w:author="Boris Gafurov" w:date="2023-04-19T00:01:00Z">
        <w:r w:rsidR="009A3767">
          <w:rPr>
            <w:rFonts w:eastAsiaTheme="minorEastAsia"/>
            <w:sz w:val="24"/>
            <w:szCs w:val="24"/>
          </w:rPr>
          <w:t xml:space="preserve"> </w:t>
        </w:r>
      </w:ins>
      <w:ins w:id="929" w:author="Boris Gafurov" w:date="2023-04-19T00:00:00Z">
        <w:r w:rsidR="009B623F">
          <w:rPr>
            <w:rFonts w:eastAsiaTheme="minorEastAsia"/>
            <w:sz w:val="24"/>
            <w:szCs w:val="24"/>
          </w:rPr>
          <w:t xml:space="preserve"> </w:t>
        </w:r>
      </w:ins>
    </w:p>
    <w:p w14:paraId="47D977DE" w14:textId="1A3C2004" w:rsidR="00CC32F8" w:rsidRDefault="009A3767" w:rsidP="6A7CCFFD">
      <w:pPr>
        <w:rPr>
          <w:ins w:id="930" w:author="Boris Gafurov" w:date="2023-04-18T21:41:00Z"/>
          <w:rFonts w:eastAsiaTheme="minorEastAsia"/>
          <w:sz w:val="24"/>
          <w:szCs w:val="24"/>
        </w:rPr>
      </w:pPr>
      <w:ins w:id="931" w:author="Boris Gafurov" w:date="2023-04-19T00:06:00Z">
        <w:r>
          <w:rPr>
            <w:rFonts w:eastAsiaTheme="minorEastAsia"/>
            <w:sz w:val="24"/>
            <w:szCs w:val="24"/>
          </w:rPr>
          <w:t xml:space="preserve">Figure 7. </w:t>
        </w:r>
      </w:ins>
      <w:ins w:id="932" w:author="Boris Gafurov" w:date="2023-04-20T11:05:00Z">
        <w:r w:rsidR="0093438B">
          <w:rPr>
            <w:rFonts w:eastAsiaTheme="minorEastAsia"/>
            <w:sz w:val="24"/>
            <w:szCs w:val="24"/>
          </w:rPr>
          <w:t>Accelerometer data of m</w:t>
        </w:r>
      </w:ins>
      <w:ins w:id="933" w:author="Boris Gafurov" w:date="2023-04-19T00:06:00Z">
        <w:r>
          <w:rPr>
            <w:rFonts w:eastAsiaTheme="minorEastAsia"/>
            <w:sz w:val="24"/>
            <w:szCs w:val="24"/>
          </w:rPr>
          <w:t>oving devices show</w:t>
        </w:r>
      </w:ins>
      <w:ins w:id="934" w:author="Boris Gafurov" w:date="2023-04-20T11:05:00Z">
        <w:r w:rsidR="0093438B">
          <w:rPr>
            <w:rFonts w:eastAsiaTheme="minorEastAsia"/>
            <w:sz w:val="24"/>
            <w:szCs w:val="24"/>
          </w:rPr>
          <w:t>s</w:t>
        </w:r>
      </w:ins>
      <w:ins w:id="935" w:author="Boris Gafurov" w:date="2023-04-19T00:06:00Z">
        <w:r>
          <w:rPr>
            <w:rFonts w:eastAsiaTheme="minorEastAsia"/>
            <w:sz w:val="24"/>
            <w:szCs w:val="24"/>
          </w:rPr>
          <w:t xml:space="preserve"> </w:t>
        </w:r>
      </w:ins>
      <w:ins w:id="936" w:author="Boris Gafurov" w:date="2023-04-19T00:07:00Z">
        <w:r>
          <w:rPr>
            <w:rFonts w:eastAsiaTheme="minorEastAsia"/>
            <w:sz w:val="24"/>
            <w:szCs w:val="24"/>
          </w:rPr>
          <w:t>clusters of longer intervals between sensor data reading.</w:t>
        </w:r>
      </w:ins>
    </w:p>
    <w:p w14:paraId="6001A8BC" w14:textId="5599BF13" w:rsidR="00CC32F8" w:rsidRDefault="00980902" w:rsidP="6A7CCFFD">
      <w:pPr>
        <w:rPr>
          <w:ins w:id="937" w:author="Boris Gafurov" w:date="2023-04-18T22:39:00Z"/>
          <w:rFonts w:eastAsiaTheme="minorEastAsia"/>
          <w:sz w:val="24"/>
          <w:szCs w:val="24"/>
        </w:rPr>
      </w:pPr>
      <w:ins w:id="938" w:author="Boris Gafurov" w:date="2023-04-18T21:42:00Z">
        <w:r>
          <w:rPr>
            <w:rFonts w:eastAsiaTheme="minorEastAsia"/>
            <w:sz w:val="24"/>
            <w:szCs w:val="24"/>
          </w:rPr>
          <w:t xml:space="preserve"> </w:t>
        </w:r>
      </w:ins>
      <w:ins w:id="939" w:author="Boris Gafurov" w:date="2023-04-18T22:38:00Z">
        <w:r w:rsidR="003951EF">
          <w:rPr>
            <w:noProof/>
          </w:rPr>
          <w:drawing>
            <wp:inline distT="0" distB="0" distL="0" distR="0" wp14:anchorId="7ABA3DBC" wp14:editId="55DF3E32">
              <wp:extent cx="2298700" cy="2743200"/>
              <wp:effectExtent l="0" t="0" r="0" b="0"/>
              <wp:docPr id="126535005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0053" name="Picture 1" descr="Chart, scatter chart&#10;&#10;Description automatically generated"/>
                      <pic:cNvPicPr/>
                    </pic:nvPicPr>
                    <pic:blipFill>
                      <a:blip r:embed="rId10"/>
                      <a:stretch>
                        <a:fillRect/>
                      </a:stretch>
                    </pic:blipFill>
                    <pic:spPr>
                      <a:xfrm>
                        <a:off x="0" y="0"/>
                        <a:ext cx="2298700" cy="2743200"/>
                      </a:xfrm>
                      <a:prstGeom prst="rect">
                        <a:avLst/>
                      </a:prstGeom>
                    </pic:spPr>
                  </pic:pic>
                </a:graphicData>
              </a:graphic>
            </wp:inline>
          </w:drawing>
        </w:r>
        <w:r w:rsidR="003951EF">
          <w:rPr>
            <w:rFonts w:eastAsiaTheme="minorEastAsia"/>
            <w:sz w:val="24"/>
            <w:szCs w:val="24"/>
          </w:rPr>
          <w:t xml:space="preserve">    </w:t>
        </w:r>
      </w:ins>
      <w:ins w:id="940" w:author="Boris Gafurov" w:date="2023-04-18T22:39:00Z">
        <w:r w:rsidR="00E400CE">
          <w:rPr>
            <w:noProof/>
          </w:rPr>
          <w:drawing>
            <wp:inline distT="0" distB="0" distL="0" distR="0" wp14:anchorId="064425EE" wp14:editId="7F6FCFC2">
              <wp:extent cx="2286000" cy="2755900"/>
              <wp:effectExtent l="0" t="0" r="0" b="0"/>
              <wp:docPr id="30929450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94509" name="Picture 1" descr="Chart, scatter chart&#10;&#10;Description automatically generated"/>
                      <pic:cNvPicPr/>
                    </pic:nvPicPr>
                    <pic:blipFill>
                      <a:blip r:embed="rId11"/>
                      <a:stretch>
                        <a:fillRect/>
                      </a:stretch>
                    </pic:blipFill>
                    <pic:spPr>
                      <a:xfrm>
                        <a:off x="0" y="0"/>
                        <a:ext cx="2286000" cy="2755900"/>
                      </a:xfrm>
                      <a:prstGeom prst="rect">
                        <a:avLst/>
                      </a:prstGeom>
                    </pic:spPr>
                  </pic:pic>
                </a:graphicData>
              </a:graphic>
            </wp:inline>
          </w:drawing>
        </w:r>
      </w:ins>
    </w:p>
    <w:p w14:paraId="6D6C75C9" w14:textId="50ACA934" w:rsidR="00E400CE" w:rsidRDefault="00EF26EC" w:rsidP="6A7CCFFD">
      <w:pPr>
        <w:rPr>
          <w:ins w:id="941" w:author="Boris Gafurov" w:date="2023-04-18T09:32:00Z"/>
          <w:rFonts w:eastAsiaTheme="minorEastAsia"/>
          <w:sz w:val="24"/>
          <w:szCs w:val="24"/>
        </w:rPr>
      </w:pPr>
      <w:ins w:id="942" w:author="Boris Gafurov" w:date="2023-04-19T00:16:00Z">
        <w:r>
          <w:rPr>
            <w:rFonts w:eastAsiaTheme="minorEastAsia"/>
            <w:sz w:val="24"/>
            <w:szCs w:val="24"/>
          </w:rPr>
          <w:t xml:space="preserve">A – denotes </w:t>
        </w:r>
      </w:ins>
      <w:ins w:id="943" w:author="Boris Gafurov" w:date="2023-04-19T00:17:00Z">
        <w:r>
          <w:rPr>
            <w:rFonts w:eastAsiaTheme="minorEastAsia"/>
            <w:sz w:val="24"/>
            <w:szCs w:val="24"/>
          </w:rPr>
          <w:t xml:space="preserve">whisker box plot for </w:t>
        </w:r>
      </w:ins>
      <w:ins w:id="944" w:author="Boris Gafurov" w:date="2023-04-19T00:16:00Z">
        <w:r>
          <w:rPr>
            <w:rFonts w:eastAsiaTheme="minorEastAsia"/>
            <w:sz w:val="24"/>
            <w:szCs w:val="24"/>
          </w:rPr>
          <w:t xml:space="preserve">sleeping stationary device, when B </w:t>
        </w:r>
      </w:ins>
      <w:ins w:id="945" w:author="Boris Gafurov" w:date="2023-04-19T00:17:00Z">
        <w:r>
          <w:rPr>
            <w:rFonts w:eastAsiaTheme="minorEastAsia"/>
            <w:sz w:val="24"/>
            <w:szCs w:val="24"/>
          </w:rPr>
          <w:t>–</w:t>
        </w:r>
      </w:ins>
      <w:ins w:id="946" w:author="Boris Gafurov" w:date="2023-04-19T00:16:00Z">
        <w:r>
          <w:rPr>
            <w:rFonts w:eastAsiaTheme="minorEastAsia"/>
            <w:sz w:val="24"/>
            <w:szCs w:val="24"/>
          </w:rPr>
          <w:t xml:space="preserve"> </w:t>
        </w:r>
      </w:ins>
      <w:ins w:id="947" w:author="Boris Gafurov" w:date="2023-04-19T00:17:00Z">
        <w:r>
          <w:rPr>
            <w:rFonts w:eastAsiaTheme="minorEastAsia"/>
            <w:sz w:val="24"/>
            <w:szCs w:val="24"/>
          </w:rPr>
          <w:t xml:space="preserve">sleeping moving device. </w:t>
        </w:r>
      </w:ins>
    </w:p>
    <w:p w14:paraId="14DE1BB3" w14:textId="77777777" w:rsidR="009A20A5" w:rsidRDefault="009A20A5" w:rsidP="6A7CCFFD">
      <w:pPr>
        <w:rPr>
          <w:ins w:id="948" w:author="Boris Gafurov" w:date="2023-04-19T00:26:00Z"/>
          <w:rFonts w:eastAsiaTheme="minorEastAsia"/>
          <w:sz w:val="24"/>
          <w:szCs w:val="24"/>
        </w:rPr>
      </w:pPr>
    </w:p>
    <w:p w14:paraId="2CD49884" w14:textId="61551873" w:rsidR="0002536F" w:rsidRDefault="00727617" w:rsidP="00C02BFA">
      <w:pPr>
        <w:rPr>
          <w:ins w:id="949" w:author="Boris Gafurov" w:date="2023-04-20T09:44:00Z"/>
          <w:rFonts w:eastAsiaTheme="minorEastAsia"/>
          <w:sz w:val="24"/>
          <w:szCs w:val="24"/>
        </w:rPr>
      </w:pPr>
      <w:ins w:id="950" w:author="Boris Gafurov" w:date="2023-04-19T00:26:00Z">
        <w:r w:rsidRPr="0002536F">
          <w:rPr>
            <w:rFonts w:eastAsiaTheme="minorEastAsia"/>
            <w:b/>
            <w:bCs/>
            <w:sz w:val="24"/>
            <w:szCs w:val="24"/>
            <w:rPrChange w:id="951" w:author="Boris Gafurov" w:date="2023-04-20T09:44:00Z">
              <w:rPr>
                <w:rFonts w:eastAsiaTheme="minorEastAsia"/>
                <w:sz w:val="24"/>
                <w:szCs w:val="24"/>
              </w:rPr>
            </w:rPrChange>
          </w:rPr>
          <w:t>Gyroscope</w:t>
        </w:r>
      </w:ins>
      <w:ins w:id="952" w:author="Boris Gafurov" w:date="2023-04-20T09:44:00Z">
        <w:r w:rsidR="0002536F" w:rsidRPr="0002536F">
          <w:rPr>
            <w:rFonts w:eastAsiaTheme="minorEastAsia"/>
            <w:b/>
            <w:bCs/>
            <w:sz w:val="24"/>
            <w:szCs w:val="24"/>
            <w:rPrChange w:id="953" w:author="Boris Gafurov" w:date="2023-04-20T09:44:00Z">
              <w:rPr>
                <w:rFonts w:eastAsiaTheme="minorEastAsia"/>
                <w:sz w:val="24"/>
                <w:szCs w:val="24"/>
              </w:rPr>
            </w:rPrChange>
          </w:rPr>
          <w:t xml:space="preserve"> </w:t>
        </w:r>
        <w:r w:rsidR="0002536F">
          <w:rPr>
            <w:rFonts w:eastAsiaTheme="minorEastAsia"/>
            <w:sz w:val="24"/>
            <w:szCs w:val="24"/>
          </w:rPr>
          <w:t xml:space="preserve">data from stationary or moving Google Pixel 6a phone are presented on Figure </w:t>
        </w:r>
      </w:ins>
      <w:ins w:id="954" w:author="Boris Gafurov" w:date="2023-04-20T10:22:00Z">
        <w:r w:rsidR="003E52F5">
          <w:rPr>
            <w:rFonts w:eastAsiaTheme="minorEastAsia"/>
            <w:sz w:val="24"/>
            <w:szCs w:val="24"/>
          </w:rPr>
          <w:t>8</w:t>
        </w:r>
      </w:ins>
      <w:ins w:id="955" w:author="Boris Gafurov" w:date="2023-04-20T09:44:00Z">
        <w:r w:rsidR="0002536F">
          <w:rPr>
            <w:rFonts w:eastAsiaTheme="minorEastAsia"/>
            <w:sz w:val="24"/>
            <w:szCs w:val="24"/>
          </w:rPr>
          <w:t>. 1</w:t>
        </w:r>
        <w:r w:rsidR="0002536F" w:rsidRPr="00F3207C">
          <w:rPr>
            <w:rFonts w:eastAsiaTheme="minorEastAsia"/>
            <w:sz w:val="24"/>
            <w:szCs w:val="24"/>
            <w:vertAlign w:val="superscript"/>
          </w:rPr>
          <w:t>st</w:t>
        </w:r>
        <w:r w:rsidR="0002536F">
          <w:rPr>
            <w:rFonts w:eastAsiaTheme="minorEastAsia"/>
            <w:sz w:val="24"/>
            <w:szCs w:val="24"/>
          </w:rPr>
          <w:t xml:space="preserve"> bar (Fig.</w:t>
        </w:r>
      </w:ins>
      <w:ins w:id="956" w:author="Boris Gafurov" w:date="2023-04-20T10:22:00Z">
        <w:r w:rsidR="003E52F5">
          <w:rPr>
            <w:rFonts w:eastAsiaTheme="minorEastAsia"/>
            <w:sz w:val="24"/>
            <w:szCs w:val="24"/>
          </w:rPr>
          <w:t>8</w:t>
        </w:r>
      </w:ins>
      <w:ins w:id="957" w:author="Boris Gafurov" w:date="2023-04-20T09:44:00Z">
        <w:r w:rsidR="0002536F">
          <w:rPr>
            <w:rFonts w:eastAsiaTheme="minorEastAsia"/>
            <w:sz w:val="24"/>
            <w:szCs w:val="24"/>
          </w:rPr>
          <w:t xml:space="preserve">A) shows data from plugged in to a charger device just for the illustration purposes. </w:t>
        </w:r>
      </w:ins>
      <w:ins w:id="958" w:author="Boris Gafurov" w:date="2023-04-20T10:57:00Z">
        <w:r w:rsidR="002C1017">
          <w:rPr>
            <w:rFonts w:eastAsiaTheme="minorEastAsia"/>
            <w:sz w:val="24"/>
            <w:szCs w:val="24"/>
          </w:rPr>
          <w:t>The test</w:t>
        </w:r>
      </w:ins>
      <w:ins w:id="959" w:author="Boris Gafurov" w:date="2023-04-20T10:59:00Z">
        <w:r w:rsidR="002C1017">
          <w:rPr>
            <w:rFonts w:eastAsiaTheme="minorEastAsia"/>
            <w:sz w:val="24"/>
            <w:szCs w:val="24"/>
          </w:rPr>
          <w:t>s</w:t>
        </w:r>
      </w:ins>
      <w:ins w:id="960" w:author="Boris Gafurov" w:date="2023-04-20T10:57:00Z">
        <w:r w:rsidR="002C1017">
          <w:rPr>
            <w:rFonts w:eastAsiaTheme="minorEastAsia"/>
            <w:sz w:val="24"/>
            <w:szCs w:val="24"/>
          </w:rPr>
          <w:t xml:space="preserve"> showed that o</w:t>
        </w:r>
      </w:ins>
      <w:ins w:id="961" w:author="Boris Gafurov" w:date="2023-04-20T09:46:00Z">
        <w:r w:rsidR="0002536F">
          <w:rPr>
            <w:rFonts w:eastAsiaTheme="minorEastAsia"/>
            <w:sz w:val="24"/>
            <w:szCs w:val="24"/>
          </w:rPr>
          <w:t>nly the d</w:t>
        </w:r>
      </w:ins>
      <w:ins w:id="962" w:author="Boris Gafurov" w:date="2023-04-20T09:44:00Z">
        <w:r w:rsidR="0002536F">
          <w:rPr>
            <w:rFonts w:eastAsiaTheme="minorEastAsia"/>
            <w:sz w:val="24"/>
            <w:szCs w:val="24"/>
          </w:rPr>
          <w:t>istribution of between polling intervals of stationary plugged in</w:t>
        </w:r>
        <w:r w:rsidR="0002536F" w:rsidRPr="00D92538">
          <w:rPr>
            <w:rFonts w:eastAsiaTheme="minorEastAsia"/>
            <w:sz w:val="24"/>
            <w:szCs w:val="24"/>
          </w:rPr>
          <w:t xml:space="preserve"> </w:t>
        </w:r>
        <w:r w:rsidR="0002536F">
          <w:rPr>
            <w:rFonts w:eastAsiaTheme="minorEastAsia"/>
            <w:sz w:val="24"/>
            <w:szCs w:val="24"/>
          </w:rPr>
          <w:t>(Fig.</w:t>
        </w:r>
      </w:ins>
      <w:ins w:id="963" w:author="Boris Gafurov" w:date="2023-04-20T10:22:00Z">
        <w:r w:rsidR="003E52F5">
          <w:rPr>
            <w:rFonts w:eastAsiaTheme="minorEastAsia"/>
            <w:sz w:val="24"/>
            <w:szCs w:val="24"/>
          </w:rPr>
          <w:t>8</w:t>
        </w:r>
      </w:ins>
      <w:ins w:id="964" w:author="Boris Gafurov" w:date="2023-04-20T09:44:00Z">
        <w:r w:rsidR="0002536F">
          <w:rPr>
            <w:rFonts w:eastAsiaTheme="minorEastAsia"/>
            <w:sz w:val="24"/>
            <w:szCs w:val="24"/>
          </w:rPr>
          <w:t>A</w:t>
        </w:r>
      </w:ins>
      <w:ins w:id="965" w:author="Boris Gafurov" w:date="2023-04-20T09:48:00Z">
        <w:r w:rsidR="0002536F">
          <w:rPr>
            <w:rFonts w:eastAsiaTheme="minorEastAsia"/>
            <w:sz w:val="24"/>
            <w:szCs w:val="24"/>
          </w:rPr>
          <w:t xml:space="preserve">, </w:t>
        </w:r>
      </w:ins>
      <w:ins w:id="966" w:author="Boris Gafurov" w:date="2023-04-20T09:47:00Z">
        <w:r w:rsidR="0002536F" w:rsidRPr="0002536F">
          <w:rPr>
            <w:rFonts w:eastAsiaTheme="minorEastAsia"/>
            <w:sz w:val="24"/>
            <w:szCs w:val="24"/>
          </w:rPr>
          <w:t>1534.1</w:t>
        </w:r>
        <w:r w:rsidR="0002536F">
          <w:rPr>
            <w:rFonts w:eastAsiaTheme="minorEastAsia"/>
            <w:sz w:val="24"/>
            <w:szCs w:val="24"/>
          </w:rPr>
          <w:t>1+/-</w:t>
        </w:r>
      </w:ins>
      <w:ins w:id="967" w:author="Boris Gafurov" w:date="2023-04-20T14:18:00Z">
        <w:r w:rsidR="00EE0B28" w:rsidRPr="00EE0B28">
          <w:rPr>
            <w:rFonts w:eastAsiaTheme="minorEastAsia"/>
            <w:sz w:val="24"/>
            <w:szCs w:val="24"/>
          </w:rPr>
          <w:t>5221.8</w:t>
        </w:r>
      </w:ins>
      <w:ins w:id="968" w:author="Boris Gafurov" w:date="2023-04-20T14:19:00Z">
        <w:r w:rsidR="00EE0B28">
          <w:rPr>
            <w:rFonts w:eastAsiaTheme="minorEastAsia"/>
            <w:sz w:val="24"/>
            <w:szCs w:val="24"/>
          </w:rPr>
          <w:t>2</w:t>
        </w:r>
      </w:ins>
      <w:ins w:id="969" w:author="Boris Gafurov" w:date="2023-04-20T14:18:00Z">
        <w:r w:rsidR="00EE0B28">
          <w:rPr>
            <w:rFonts w:eastAsiaTheme="minorEastAsia"/>
            <w:sz w:val="24"/>
            <w:szCs w:val="24"/>
          </w:rPr>
          <w:t xml:space="preserve"> </w:t>
        </w:r>
      </w:ins>
      <w:ins w:id="970" w:author="Boris Gafurov" w:date="2023-04-20T09:44:00Z">
        <w:r w:rsidR="0002536F">
          <w:rPr>
            <w:rFonts w:eastAsiaTheme="minorEastAsia"/>
            <w:sz w:val="24"/>
            <w:szCs w:val="24"/>
          </w:rPr>
          <w:t>n=</w:t>
        </w:r>
      </w:ins>
      <w:ins w:id="971" w:author="Boris Gafurov" w:date="2023-04-20T09:47:00Z">
        <w:r w:rsidR="0002536F">
          <w:rPr>
            <w:rFonts w:eastAsiaTheme="minorEastAsia"/>
            <w:sz w:val="24"/>
            <w:szCs w:val="24"/>
          </w:rPr>
          <w:t>84</w:t>
        </w:r>
      </w:ins>
      <w:ins w:id="972" w:author="Boris Gafurov" w:date="2023-04-20T09:48:00Z">
        <w:r w:rsidR="0002536F">
          <w:rPr>
            <w:rFonts w:eastAsiaTheme="minorEastAsia"/>
            <w:sz w:val="24"/>
            <w:szCs w:val="24"/>
          </w:rPr>
          <w:t xml:space="preserve">) </w:t>
        </w:r>
      </w:ins>
      <w:ins w:id="973" w:author="Boris Gafurov" w:date="2023-04-20T09:44:00Z">
        <w:r w:rsidR="0002536F">
          <w:rPr>
            <w:rFonts w:eastAsiaTheme="minorEastAsia"/>
            <w:sz w:val="24"/>
            <w:szCs w:val="24"/>
          </w:rPr>
          <w:t>w</w:t>
        </w:r>
      </w:ins>
      <w:ins w:id="974" w:author="Boris Gafurov" w:date="2023-04-20T09:47:00Z">
        <w:r w:rsidR="0002536F">
          <w:rPr>
            <w:rFonts w:eastAsiaTheme="minorEastAsia"/>
            <w:sz w:val="24"/>
            <w:szCs w:val="24"/>
          </w:rPr>
          <w:t>as</w:t>
        </w:r>
      </w:ins>
      <w:ins w:id="975" w:author="Boris Gafurov" w:date="2023-04-20T09:44:00Z">
        <w:r w:rsidR="0002536F">
          <w:rPr>
            <w:rFonts w:eastAsiaTheme="minorEastAsia"/>
            <w:sz w:val="24"/>
            <w:szCs w:val="24"/>
          </w:rPr>
          <w:t xml:space="preserve"> significantly different from high </w:t>
        </w:r>
      </w:ins>
      <w:ins w:id="976" w:author="Boris Gafurov" w:date="2023-04-20T10:48:00Z">
        <w:r w:rsidR="00F62425">
          <w:rPr>
            <w:rFonts w:eastAsiaTheme="minorEastAsia"/>
            <w:sz w:val="24"/>
            <w:szCs w:val="24"/>
          </w:rPr>
          <w:t xml:space="preserve">CPU </w:t>
        </w:r>
      </w:ins>
      <w:ins w:id="977" w:author="Boris Gafurov" w:date="2023-04-20T09:44:00Z">
        <w:r w:rsidR="0002536F">
          <w:rPr>
            <w:rFonts w:eastAsiaTheme="minorEastAsia"/>
            <w:sz w:val="24"/>
            <w:szCs w:val="24"/>
          </w:rPr>
          <w:t>load data (Fig.</w:t>
        </w:r>
      </w:ins>
      <w:ins w:id="978" w:author="Boris Gafurov" w:date="2023-04-20T10:22:00Z">
        <w:r w:rsidR="003E52F5">
          <w:rPr>
            <w:rFonts w:eastAsiaTheme="minorEastAsia"/>
            <w:sz w:val="24"/>
            <w:szCs w:val="24"/>
          </w:rPr>
          <w:t>8</w:t>
        </w:r>
      </w:ins>
      <w:ins w:id="979" w:author="Boris Gafurov" w:date="2023-04-20T09:44:00Z">
        <w:r w:rsidR="0002536F">
          <w:rPr>
            <w:rFonts w:eastAsiaTheme="minorEastAsia"/>
            <w:sz w:val="24"/>
            <w:szCs w:val="24"/>
          </w:rPr>
          <w:t xml:space="preserve">F; </w:t>
        </w:r>
        <w:r w:rsidR="0002536F" w:rsidRPr="00D92538">
          <w:rPr>
            <w:rFonts w:eastAsiaTheme="minorEastAsia"/>
            <w:sz w:val="24"/>
            <w:szCs w:val="24"/>
          </w:rPr>
          <w:t>291.4</w:t>
        </w:r>
      </w:ins>
      <w:ins w:id="980" w:author="Boris Gafurov" w:date="2023-04-20T09:49:00Z">
        <w:r w:rsidR="0002536F">
          <w:rPr>
            <w:rFonts w:eastAsiaTheme="minorEastAsia"/>
            <w:sz w:val="24"/>
            <w:szCs w:val="24"/>
          </w:rPr>
          <w:t>5</w:t>
        </w:r>
      </w:ins>
      <w:ins w:id="981" w:author="Boris Gafurov" w:date="2023-04-20T09:44:00Z">
        <w:r w:rsidR="0002536F">
          <w:rPr>
            <w:rFonts w:eastAsiaTheme="minorEastAsia"/>
            <w:sz w:val="24"/>
            <w:szCs w:val="24"/>
          </w:rPr>
          <w:t>+/-</w:t>
        </w:r>
      </w:ins>
      <w:ins w:id="982" w:author="Boris Gafurov" w:date="2023-04-20T14:15:00Z">
        <w:r w:rsidR="005A4EDD">
          <w:rPr>
            <w:rFonts w:eastAsiaTheme="minorEastAsia"/>
            <w:sz w:val="24"/>
            <w:szCs w:val="24"/>
          </w:rPr>
          <w:t>0.57</w:t>
        </w:r>
      </w:ins>
      <w:ins w:id="983" w:author="Boris Gafurov" w:date="2023-04-20T09:44:00Z">
        <w:r w:rsidR="0002536F">
          <w:rPr>
            <w:rFonts w:eastAsiaTheme="minorEastAsia"/>
            <w:sz w:val="24"/>
            <w:szCs w:val="24"/>
          </w:rPr>
          <w:t xml:space="preserve"> n=617) with Z scores of </w:t>
        </w:r>
      </w:ins>
      <w:ins w:id="984" w:author="Boris Gafurov" w:date="2023-04-20T09:49:00Z">
        <w:r w:rsidR="0002536F">
          <w:rPr>
            <w:rFonts w:eastAsiaTheme="minorEastAsia"/>
            <w:sz w:val="24"/>
            <w:szCs w:val="24"/>
          </w:rPr>
          <w:t>2.18</w:t>
        </w:r>
      </w:ins>
      <w:ins w:id="985" w:author="Boris Gafurov" w:date="2023-04-20T09:44:00Z">
        <w:r w:rsidR="0002536F">
          <w:rPr>
            <w:rFonts w:eastAsiaTheme="minorEastAsia"/>
            <w:sz w:val="24"/>
            <w:szCs w:val="24"/>
          </w:rPr>
          <w:t xml:space="preserve">. </w:t>
        </w:r>
      </w:ins>
      <w:ins w:id="986" w:author="Boris Gafurov" w:date="2023-04-20T09:50:00Z">
        <w:r w:rsidR="00C02BFA">
          <w:rPr>
            <w:rFonts w:eastAsiaTheme="minorEastAsia"/>
            <w:sz w:val="24"/>
            <w:szCs w:val="24"/>
          </w:rPr>
          <w:t>100% (Fig.</w:t>
        </w:r>
      </w:ins>
      <w:ins w:id="987" w:author="Boris Gafurov" w:date="2023-04-20T10:22:00Z">
        <w:r w:rsidR="003E52F5">
          <w:rPr>
            <w:rFonts w:eastAsiaTheme="minorEastAsia"/>
            <w:sz w:val="24"/>
            <w:szCs w:val="24"/>
          </w:rPr>
          <w:t>8</w:t>
        </w:r>
      </w:ins>
      <w:ins w:id="988" w:author="Boris Gafurov" w:date="2023-04-20T09:50:00Z">
        <w:r w:rsidR="00C02BFA">
          <w:rPr>
            <w:rFonts w:eastAsiaTheme="minorEastAsia"/>
            <w:sz w:val="24"/>
            <w:szCs w:val="24"/>
          </w:rPr>
          <w:t>B), and 10% (Fig.</w:t>
        </w:r>
      </w:ins>
      <w:ins w:id="989" w:author="Boris Gafurov" w:date="2023-04-20T10:22:00Z">
        <w:r w:rsidR="003E52F5">
          <w:rPr>
            <w:rFonts w:eastAsiaTheme="minorEastAsia"/>
            <w:sz w:val="24"/>
            <w:szCs w:val="24"/>
          </w:rPr>
          <w:t>8</w:t>
        </w:r>
      </w:ins>
      <w:ins w:id="990" w:author="Boris Gafurov" w:date="2023-04-20T09:50:00Z">
        <w:r w:rsidR="00C02BFA">
          <w:rPr>
            <w:rFonts w:eastAsiaTheme="minorEastAsia"/>
            <w:sz w:val="24"/>
            <w:szCs w:val="24"/>
          </w:rPr>
          <w:t>D) charged devices (</w:t>
        </w:r>
      </w:ins>
      <w:ins w:id="991" w:author="Boris Gafurov" w:date="2023-04-20T09:53:00Z">
        <w:r w:rsidR="00C02BFA" w:rsidRPr="00C02BFA">
          <w:rPr>
            <w:rFonts w:eastAsiaTheme="minorEastAsia"/>
            <w:sz w:val="24"/>
            <w:szCs w:val="24"/>
          </w:rPr>
          <w:t>11410.33</w:t>
        </w:r>
      </w:ins>
      <w:ins w:id="992" w:author="Boris Gafurov" w:date="2023-04-20T09:54:00Z">
        <w:r w:rsidR="00C02BFA">
          <w:rPr>
            <w:rFonts w:eastAsiaTheme="minorEastAsia"/>
            <w:sz w:val="24"/>
            <w:szCs w:val="24"/>
          </w:rPr>
          <w:t>+/-</w:t>
        </w:r>
      </w:ins>
      <w:ins w:id="993" w:author="Boris Gafurov" w:date="2023-04-20T14:18:00Z">
        <w:r w:rsidR="005A4EDD" w:rsidRPr="005A4EDD">
          <w:rPr>
            <w:rFonts w:eastAsiaTheme="minorEastAsia"/>
            <w:sz w:val="24"/>
            <w:szCs w:val="24"/>
          </w:rPr>
          <w:t>33398.1</w:t>
        </w:r>
        <w:r w:rsidR="005A4EDD">
          <w:rPr>
            <w:rFonts w:eastAsiaTheme="minorEastAsia"/>
            <w:sz w:val="24"/>
            <w:szCs w:val="24"/>
          </w:rPr>
          <w:t xml:space="preserve">4 </w:t>
        </w:r>
      </w:ins>
      <w:ins w:id="994" w:author="Boris Gafurov" w:date="2023-04-20T09:53:00Z">
        <w:r w:rsidR="00C02BFA">
          <w:rPr>
            <w:rFonts w:eastAsiaTheme="minorEastAsia"/>
            <w:sz w:val="24"/>
            <w:szCs w:val="24"/>
          </w:rPr>
          <w:t>n=9</w:t>
        </w:r>
      </w:ins>
      <w:ins w:id="995" w:author="Boris Gafurov" w:date="2023-04-20T10:59:00Z">
        <w:r w:rsidR="002C1017">
          <w:rPr>
            <w:rFonts w:eastAsiaTheme="minorEastAsia"/>
            <w:sz w:val="24"/>
            <w:szCs w:val="24"/>
          </w:rPr>
          <w:t>1</w:t>
        </w:r>
      </w:ins>
      <w:ins w:id="996" w:author="Boris Gafurov" w:date="2023-04-20T09:53:00Z">
        <w:r w:rsidR="00C02BFA">
          <w:rPr>
            <w:rFonts w:eastAsiaTheme="minorEastAsia"/>
            <w:sz w:val="24"/>
            <w:szCs w:val="24"/>
          </w:rPr>
          <w:t xml:space="preserve">, </w:t>
        </w:r>
      </w:ins>
      <w:ins w:id="997" w:author="Boris Gafurov" w:date="2023-04-20T09:51:00Z">
        <w:r w:rsidR="00C02BFA" w:rsidRPr="00C02BFA">
          <w:rPr>
            <w:rFonts w:eastAsiaTheme="minorEastAsia"/>
            <w:sz w:val="24"/>
            <w:szCs w:val="24"/>
          </w:rPr>
          <w:t>6237.8</w:t>
        </w:r>
        <w:r w:rsidR="00C02BFA">
          <w:rPr>
            <w:rFonts w:eastAsiaTheme="minorEastAsia"/>
            <w:sz w:val="24"/>
            <w:szCs w:val="24"/>
          </w:rPr>
          <w:t>9+/-</w:t>
        </w:r>
      </w:ins>
      <w:ins w:id="998" w:author="Boris Gafurov" w:date="2023-04-20T14:18:00Z">
        <w:r w:rsidR="005A4EDD" w:rsidRPr="005A4EDD">
          <w:rPr>
            <w:rFonts w:eastAsiaTheme="minorEastAsia"/>
            <w:sz w:val="24"/>
            <w:szCs w:val="24"/>
          </w:rPr>
          <w:t>15117.1</w:t>
        </w:r>
        <w:r w:rsidR="005A4EDD">
          <w:rPr>
            <w:rFonts w:eastAsiaTheme="minorEastAsia"/>
            <w:sz w:val="24"/>
            <w:szCs w:val="24"/>
          </w:rPr>
          <w:t xml:space="preserve">7 </w:t>
        </w:r>
      </w:ins>
      <w:ins w:id="999" w:author="Boris Gafurov" w:date="2023-04-20T09:50:00Z">
        <w:r w:rsidR="00C02BFA">
          <w:rPr>
            <w:rFonts w:eastAsiaTheme="minorEastAsia"/>
            <w:sz w:val="24"/>
            <w:szCs w:val="24"/>
          </w:rPr>
          <w:t>n=</w:t>
        </w:r>
      </w:ins>
      <w:ins w:id="1000" w:author="Boris Gafurov" w:date="2023-04-20T09:52:00Z">
        <w:r w:rsidR="00C02BFA">
          <w:rPr>
            <w:rFonts w:eastAsiaTheme="minorEastAsia"/>
            <w:sz w:val="24"/>
            <w:szCs w:val="24"/>
          </w:rPr>
          <w:t>9</w:t>
        </w:r>
      </w:ins>
      <w:ins w:id="1001" w:author="Boris Gafurov" w:date="2023-04-20T09:50:00Z">
        <w:r w:rsidR="00C02BFA">
          <w:rPr>
            <w:rFonts w:eastAsiaTheme="minorEastAsia"/>
            <w:sz w:val="24"/>
            <w:szCs w:val="24"/>
          </w:rPr>
          <w:t>, respectively) were not significantly different from 100% high load data (Fig.</w:t>
        </w:r>
      </w:ins>
      <w:ins w:id="1002" w:author="Boris Gafurov" w:date="2023-04-20T10:54:00Z">
        <w:r w:rsidR="002C1017">
          <w:rPr>
            <w:rFonts w:eastAsiaTheme="minorEastAsia"/>
            <w:sz w:val="24"/>
            <w:szCs w:val="24"/>
          </w:rPr>
          <w:t>8</w:t>
        </w:r>
      </w:ins>
      <w:ins w:id="1003" w:author="Boris Gafurov" w:date="2023-04-20T09:50:00Z">
        <w:r w:rsidR="00C02BFA">
          <w:rPr>
            <w:rFonts w:eastAsiaTheme="minorEastAsia"/>
            <w:sz w:val="24"/>
            <w:szCs w:val="24"/>
          </w:rPr>
          <w:t xml:space="preserve">F) </w:t>
        </w:r>
      </w:ins>
      <w:ins w:id="1004" w:author="Boris Gafurov" w:date="2023-04-20T09:56:00Z">
        <w:r w:rsidR="00C02BFA">
          <w:rPr>
            <w:rFonts w:eastAsiaTheme="minorEastAsia"/>
            <w:sz w:val="24"/>
            <w:szCs w:val="24"/>
          </w:rPr>
          <w:t xml:space="preserve">though showing a tendency </w:t>
        </w:r>
      </w:ins>
      <w:ins w:id="1005" w:author="Boris Gafurov" w:date="2023-04-20T09:50:00Z">
        <w:r w:rsidR="00C02BFA">
          <w:rPr>
            <w:rFonts w:eastAsiaTheme="minorEastAsia"/>
            <w:sz w:val="24"/>
            <w:szCs w:val="24"/>
          </w:rPr>
          <w:t>with Z scores of 1.</w:t>
        </w:r>
      </w:ins>
      <w:ins w:id="1006" w:author="Boris Gafurov" w:date="2023-04-20T09:56:00Z">
        <w:r w:rsidR="00C02BFA">
          <w:rPr>
            <w:rFonts w:eastAsiaTheme="minorEastAsia"/>
            <w:sz w:val="24"/>
            <w:szCs w:val="24"/>
          </w:rPr>
          <w:t>00</w:t>
        </w:r>
      </w:ins>
      <w:ins w:id="1007" w:author="Boris Gafurov" w:date="2023-04-20T09:50:00Z">
        <w:r w:rsidR="00C02BFA">
          <w:rPr>
            <w:rFonts w:eastAsiaTheme="minorEastAsia"/>
            <w:sz w:val="24"/>
            <w:szCs w:val="24"/>
          </w:rPr>
          <w:t xml:space="preserve">, </w:t>
        </w:r>
      </w:ins>
      <w:ins w:id="1008" w:author="Boris Gafurov" w:date="2023-04-20T09:56:00Z">
        <w:r w:rsidR="00C02BFA">
          <w:rPr>
            <w:rFonts w:eastAsiaTheme="minorEastAsia"/>
            <w:sz w:val="24"/>
            <w:szCs w:val="24"/>
          </w:rPr>
          <w:t>and 1.18</w:t>
        </w:r>
      </w:ins>
      <w:ins w:id="1009" w:author="Boris Gafurov" w:date="2023-04-20T09:50:00Z">
        <w:r w:rsidR="00C02BFA">
          <w:rPr>
            <w:rFonts w:eastAsiaTheme="minorEastAsia"/>
            <w:sz w:val="24"/>
            <w:szCs w:val="24"/>
          </w:rPr>
          <w:t>, respectively</w:t>
        </w:r>
      </w:ins>
      <w:ins w:id="1010" w:author="Boris Gafurov" w:date="2023-04-20T09:56:00Z">
        <w:r w:rsidR="00C02BFA">
          <w:rPr>
            <w:rFonts w:eastAsiaTheme="minorEastAsia"/>
            <w:sz w:val="24"/>
            <w:szCs w:val="24"/>
          </w:rPr>
          <w:t>. However,</w:t>
        </w:r>
      </w:ins>
      <w:ins w:id="1011" w:author="Boris Gafurov" w:date="2023-04-20T09:44:00Z">
        <w:r w:rsidR="0002536F">
          <w:rPr>
            <w:rFonts w:eastAsiaTheme="minorEastAsia"/>
            <w:sz w:val="24"/>
            <w:szCs w:val="24"/>
          </w:rPr>
          <w:t xml:space="preserve"> moving 100% (Fig.</w:t>
        </w:r>
      </w:ins>
      <w:ins w:id="1012" w:author="Boris Gafurov" w:date="2023-04-20T10:22:00Z">
        <w:r w:rsidR="003E52F5">
          <w:rPr>
            <w:rFonts w:eastAsiaTheme="minorEastAsia"/>
            <w:sz w:val="24"/>
            <w:szCs w:val="24"/>
          </w:rPr>
          <w:t>8</w:t>
        </w:r>
      </w:ins>
      <w:ins w:id="1013" w:author="Boris Gafurov" w:date="2023-04-20T09:44:00Z">
        <w:r w:rsidR="0002536F">
          <w:rPr>
            <w:rFonts w:eastAsiaTheme="minorEastAsia"/>
            <w:sz w:val="24"/>
            <w:szCs w:val="24"/>
          </w:rPr>
          <w:t>C), and 10% (Fig.</w:t>
        </w:r>
      </w:ins>
      <w:ins w:id="1014" w:author="Boris Gafurov" w:date="2023-04-20T10:22:00Z">
        <w:r w:rsidR="003E52F5">
          <w:rPr>
            <w:rFonts w:eastAsiaTheme="minorEastAsia"/>
            <w:sz w:val="24"/>
            <w:szCs w:val="24"/>
          </w:rPr>
          <w:t>8</w:t>
        </w:r>
      </w:ins>
      <w:ins w:id="1015" w:author="Boris Gafurov" w:date="2023-04-20T09:44:00Z">
        <w:r w:rsidR="0002536F">
          <w:rPr>
            <w:rFonts w:eastAsiaTheme="minorEastAsia"/>
            <w:sz w:val="24"/>
            <w:szCs w:val="24"/>
          </w:rPr>
          <w:t>E) charged devices (</w:t>
        </w:r>
      </w:ins>
      <w:ins w:id="1016" w:author="Boris Gafurov" w:date="2023-04-20T09:57:00Z">
        <w:r w:rsidR="00C02BFA" w:rsidRPr="00C02BFA">
          <w:rPr>
            <w:rFonts w:eastAsiaTheme="minorEastAsia"/>
            <w:sz w:val="24"/>
            <w:szCs w:val="24"/>
          </w:rPr>
          <w:t>821.74</w:t>
        </w:r>
        <w:r w:rsidR="00C02BFA">
          <w:rPr>
            <w:rFonts w:eastAsiaTheme="minorEastAsia"/>
            <w:sz w:val="24"/>
            <w:szCs w:val="24"/>
          </w:rPr>
          <w:t>+/-</w:t>
        </w:r>
      </w:ins>
      <w:ins w:id="1017" w:author="Boris Gafurov" w:date="2023-04-20T14:16:00Z">
        <w:r w:rsidR="005A4EDD" w:rsidRPr="005A4EDD">
          <w:rPr>
            <w:rFonts w:eastAsiaTheme="minorEastAsia"/>
            <w:sz w:val="24"/>
            <w:szCs w:val="24"/>
          </w:rPr>
          <w:t>4344.30</w:t>
        </w:r>
        <w:r w:rsidR="005A4EDD">
          <w:rPr>
            <w:rFonts w:eastAsiaTheme="minorEastAsia"/>
            <w:sz w:val="24"/>
            <w:szCs w:val="24"/>
          </w:rPr>
          <w:t xml:space="preserve"> </w:t>
        </w:r>
      </w:ins>
      <w:ins w:id="1018" w:author="Boris Gafurov" w:date="2023-04-20T09:57:00Z">
        <w:r w:rsidR="00C02BFA">
          <w:rPr>
            <w:rFonts w:eastAsiaTheme="minorEastAsia"/>
            <w:sz w:val="24"/>
            <w:szCs w:val="24"/>
          </w:rPr>
          <w:t>n=</w:t>
        </w:r>
      </w:ins>
      <w:ins w:id="1019" w:author="Boris Gafurov" w:date="2023-04-20T09:58:00Z">
        <w:r w:rsidR="00C02BFA">
          <w:rPr>
            <w:rFonts w:eastAsiaTheme="minorEastAsia"/>
            <w:sz w:val="24"/>
            <w:szCs w:val="24"/>
          </w:rPr>
          <w:t>186</w:t>
        </w:r>
      </w:ins>
      <w:ins w:id="1020" w:author="Boris Gafurov" w:date="2023-04-20T09:44:00Z">
        <w:r w:rsidR="0002536F">
          <w:rPr>
            <w:rFonts w:eastAsiaTheme="minorEastAsia"/>
            <w:sz w:val="24"/>
            <w:szCs w:val="24"/>
          </w:rPr>
          <w:t xml:space="preserve">, </w:t>
        </w:r>
      </w:ins>
      <w:ins w:id="1021" w:author="Boris Gafurov" w:date="2023-04-20T09:58:00Z">
        <w:r w:rsidR="00C02BFA" w:rsidRPr="00C02BFA">
          <w:rPr>
            <w:rFonts w:eastAsiaTheme="minorEastAsia"/>
            <w:sz w:val="24"/>
            <w:szCs w:val="24"/>
          </w:rPr>
          <w:t>1246.5</w:t>
        </w:r>
        <w:r w:rsidR="00C02BFA">
          <w:rPr>
            <w:rFonts w:eastAsiaTheme="minorEastAsia"/>
            <w:sz w:val="24"/>
            <w:szCs w:val="24"/>
          </w:rPr>
          <w:t>5+/-</w:t>
        </w:r>
      </w:ins>
      <w:ins w:id="1022" w:author="Boris Gafurov" w:date="2023-04-20T14:15:00Z">
        <w:r w:rsidR="005A4EDD" w:rsidRPr="005A4EDD">
          <w:rPr>
            <w:rFonts w:eastAsiaTheme="minorEastAsia"/>
            <w:sz w:val="24"/>
            <w:szCs w:val="24"/>
          </w:rPr>
          <w:t>3223.11</w:t>
        </w:r>
        <w:r w:rsidR="005A4EDD">
          <w:rPr>
            <w:rFonts w:eastAsiaTheme="minorEastAsia"/>
            <w:sz w:val="24"/>
            <w:szCs w:val="24"/>
          </w:rPr>
          <w:t xml:space="preserve"> </w:t>
        </w:r>
      </w:ins>
      <w:ins w:id="1023" w:author="Boris Gafurov" w:date="2023-04-20T09:58:00Z">
        <w:r w:rsidR="00C02BFA">
          <w:rPr>
            <w:rFonts w:eastAsiaTheme="minorEastAsia"/>
            <w:sz w:val="24"/>
            <w:szCs w:val="24"/>
          </w:rPr>
          <w:t>n=131,</w:t>
        </w:r>
        <w:r w:rsidR="00C02BFA" w:rsidRPr="00C02BFA">
          <w:rPr>
            <w:rFonts w:eastAsiaTheme="minorEastAsia"/>
            <w:sz w:val="24"/>
            <w:szCs w:val="24"/>
          </w:rPr>
          <w:t xml:space="preserve"> </w:t>
        </w:r>
      </w:ins>
      <w:ins w:id="1024" w:author="Boris Gafurov" w:date="2023-04-20T09:44:00Z">
        <w:r w:rsidR="0002536F">
          <w:rPr>
            <w:rFonts w:eastAsiaTheme="minorEastAsia"/>
            <w:sz w:val="24"/>
            <w:szCs w:val="24"/>
          </w:rPr>
          <w:t>respectively) were different from 100% high load (Fig.</w:t>
        </w:r>
      </w:ins>
      <w:ins w:id="1025" w:author="Boris Gafurov" w:date="2023-04-20T10:22:00Z">
        <w:r w:rsidR="003E52F5">
          <w:rPr>
            <w:rFonts w:eastAsiaTheme="minorEastAsia"/>
            <w:sz w:val="24"/>
            <w:szCs w:val="24"/>
          </w:rPr>
          <w:t>8</w:t>
        </w:r>
      </w:ins>
      <w:ins w:id="1026" w:author="Boris Gafurov" w:date="2023-04-20T09:44:00Z">
        <w:r w:rsidR="0002536F">
          <w:rPr>
            <w:rFonts w:eastAsiaTheme="minorEastAsia"/>
            <w:sz w:val="24"/>
            <w:szCs w:val="24"/>
          </w:rPr>
          <w:t xml:space="preserve">G; </w:t>
        </w:r>
        <w:r w:rsidR="0002536F" w:rsidRPr="00410225">
          <w:rPr>
            <w:rFonts w:eastAsiaTheme="minorEastAsia"/>
            <w:sz w:val="24"/>
            <w:szCs w:val="24"/>
          </w:rPr>
          <w:t>291.4</w:t>
        </w:r>
      </w:ins>
      <w:ins w:id="1027" w:author="Boris Gafurov" w:date="2023-04-20T09:59:00Z">
        <w:r w:rsidR="00C02BFA">
          <w:rPr>
            <w:rFonts w:eastAsiaTheme="minorEastAsia"/>
            <w:sz w:val="24"/>
            <w:szCs w:val="24"/>
          </w:rPr>
          <w:t>6</w:t>
        </w:r>
      </w:ins>
      <w:ins w:id="1028" w:author="Boris Gafurov" w:date="2023-04-20T09:44:00Z">
        <w:r w:rsidR="0002536F">
          <w:rPr>
            <w:rFonts w:eastAsiaTheme="minorEastAsia"/>
            <w:sz w:val="24"/>
            <w:szCs w:val="24"/>
          </w:rPr>
          <w:t>+/-</w:t>
        </w:r>
      </w:ins>
      <w:ins w:id="1029" w:author="Boris Gafurov" w:date="2023-04-20T14:14:00Z">
        <w:r w:rsidR="005A4EDD">
          <w:rPr>
            <w:rFonts w:eastAsiaTheme="minorEastAsia"/>
            <w:sz w:val="24"/>
            <w:szCs w:val="24"/>
          </w:rPr>
          <w:t>0.56</w:t>
        </w:r>
      </w:ins>
      <w:ins w:id="1030" w:author="Boris Gafurov" w:date="2023-04-20T09:44:00Z">
        <w:r w:rsidR="0002536F">
          <w:rPr>
            <w:rFonts w:eastAsiaTheme="minorEastAsia"/>
            <w:sz w:val="24"/>
            <w:szCs w:val="24"/>
          </w:rPr>
          <w:t xml:space="preserve"> n=617) with Z scores of 1.</w:t>
        </w:r>
      </w:ins>
      <w:ins w:id="1031" w:author="Boris Gafurov" w:date="2023-04-20T09:59:00Z">
        <w:r w:rsidR="00C02BFA">
          <w:rPr>
            <w:rFonts w:eastAsiaTheme="minorEastAsia"/>
            <w:sz w:val="24"/>
            <w:szCs w:val="24"/>
          </w:rPr>
          <w:t>67</w:t>
        </w:r>
      </w:ins>
      <w:ins w:id="1032" w:author="Boris Gafurov" w:date="2023-04-20T09:44:00Z">
        <w:r w:rsidR="0002536F">
          <w:rPr>
            <w:rFonts w:eastAsiaTheme="minorEastAsia"/>
            <w:sz w:val="24"/>
            <w:szCs w:val="24"/>
          </w:rPr>
          <w:t xml:space="preserve"> and 3.</w:t>
        </w:r>
      </w:ins>
      <w:ins w:id="1033" w:author="Boris Gafurov" w:date="2023-04-20T09:59:00Z">
        <w:r w:rsidR="00C02BFA">
          <w:rPr>
            <w:rFonts w:eastAsiaTheme="minorEastAsia"/>
            <w:sz w:val="24"/>
            <w:szCs w:val="24"/>
          </w:rPr>
          <w:t>39</w:t>
        </w:r>
      </w:ins>
      <w:ins w:id="1034" w:author="Boris Gafurov" w:date="2023-04-20T09:44:00Z">
        <w:r w:rsidR="0002536F">
          <w:rPr>
            <w:rFonts w:eastAsiaTheme="minorEastAsia"/>
            <w:sz w:val="24"/>
            <w:szCs w:val="24"/>
          </w:rPr>
          <w:t xml:space="preserve">, respectively. These results </w:t>
        </w:r>
      </w:ins>
      <w:ins w:id="1035" w:author="Boris Gafurov" w:date="2023-04-20T10:02:00Z">
        <w:r w:rsidR="003423BC">
          <w:rPr>
            <w:rFonts w:eastAsiaTheme="minorEastAsia"/>
            <w:sz w:val="24"/>
            <w:szCs w:val="24"/>
          </w:rPr>
          <w:t>show</w:t>
        </w:r>
      </w:ins>
      <w:ins w:id="1036" w:author="Boris Gafurov" w:date="2023-04-20T09:44:00Z">
        <w:r w:rsidR="0002536F">
          <w:rPr>
            <w:rFonts w:eastAsiaTheme="minorEastAsia"/>
            <w:sz w:val="24"/>
            <w:szCs w:val="24"/>
          </w:rPr>
          <w:t xml:space="preserve"> </w:t>
        </w:r>
      </w:ins>
      <w:ins w:id="1037" w:author="Boris Gafurov" w:date="2023-04-20T10:02:00Z">
        <w:r w:rsidR="003423BC">
          <w:rPr>
            <w:rFonts w:eastAsiaTheme="minorEastAsia"/>
            <w:sz w:val="24"/>
            <w:szCs w:val="24"/>
          </w:rPr>
          <w:t xml:space="preserve">that different sensors may react differently </w:t>
        </w:r>
      </w:ins>
      <w:ins w:id="1038" w:author="Boris Gafurov" w:date="2023-04-20T10:03:00Z">
        <w:r w:rsidR="003423BC">
          <w:rPr>
            <w:rFonts w:eastAsiaTheme="minorEastAsia"/>
            <w:sz w:val="24"/>
            <w:szCs w:val="24"/>
          </w:rPr>
          <w:t>when device is in a sleeping mode</w:t>
        </w:r>
      </w:ins>
      <w:ins w:id="1039" w:author="Boris Gafurov" w:date="2023-04-20T09:44:00Z">
        <w:r w:rsidR="0002536F">
          <w:rPr>
            <w:rFonts w:eastAsiaTheme="minorEastAsia"/>
            <w:sz w:val="24"/>
            <w:szCs w:val="24"/>
          </w:rPr>
          <w:t xml:space="preserve"> </w:t>
        </w:r>
      </w:ins>
      <w:ins w:id="1040" w:author="Boris Gafurov" w:date="2023-04-20T10:03:00Z">
        <w:r w:rsidR="003423BC">
          <w:rPr>
            <w:rFonts w:eastAsiaTheme="minorEastAsia"/>
            <w:sz w:val="24"/>
            <w:szCs w:val="24"/>
          </w:rPr>
          <w:t>depending on a battery charge</w:t>
        </w:r>
      </w:ins>
      <w:ins w:id="1041" w:author="Boris Gafurov" w:date="2023-04-20T10:04:00Z">
        <w:r w:rsidR="003423BC">
          <w:rPr>
            <w:rFonts w:eastAsiaTheme="minorEastAsia"/>
            <w:sz w:val="24"/>
            <w:szCs w:val="24"/>
          </w:rPr>
          <w:t xml:space="preserve"> remaining</w:t>
        </w:r>
      </w:ins>
      <w:ins w:id="1042" w:author="Boris Gafurov" w:date="2023-04-20T09:44:00Z">
        <w:r w:rsidR="0002536F">
          <w:rPr>
            <w:rFonts w:eastAsiaTheme="minorEastAsia"/>
            <w:sz w:val="24"/>
            <w:szCs w:val="24"/>
          </w:rPr>
          <w:t xml:space="preserve">. </w:t>
        </w:r>
      </w:ins>
      <w:ins w:id="1043" w:author="Boris Gafurov" w:date="2023-04-20T10:05:00Z">
        <w:r w:rsidR="003423BC">
          <w:rPr>
            <w:rFonts w:eastAsiaTheme="minorEastAsia"/>
            <w:sz w:val="24"/>
            <w:szCs w:val="24"/>
          </w:rPr>
          <w:t>It appears</w:t>
        </w:r>
      </w:ins>
      <w:ins w:id="1044" w:author="Boris Gafurov" w:date="2023-04-20T09:44:00Z">
        <w:r w:rsidR="0002536F">
          <w:rPr>
            <w:rFonts w:eastAsiaTheme="minorEastAsia"/>
            <w:sz w:val="24"/>
            <w:szCs w:val="24"/>
          </w:rPr>
          <w:t xml:space="preserve"> </w:t>
        </w:r>
      </w:ins>
      <w:ins w:id="1045" w:author="Boris Gafurov" w:date="2023-04-20T10:05:00Z">
        <w:r w:rsidR="003423BC">
          <w:rPr>
            <w:rFonts w:eastAsiaTheme="minorEastAsia"/>
            <w:sz w:val="24"/>
            <w:szCs w:val="24"/>
          </w:rPr>
          <w:t>that gyroscope</w:t>
        </w:r>
      </w:ins>
      <w:ins w:id="1046" w:author="Boris Gafurov" w:date="2023-04-20T09:44:00Z">
        <w:r w:rsidR="0002536F">
          <w:rPr>
            <w:rFonts w:eastAsiaTheme="minorEastAsia"/>
            <w:sz w:val="24"/>
            <w:szCs w:val="24"/>
          </w:rPr>
          <w:t xml:space="preserve"> data are m</w:t>
        </w:r>
      </w:ins>
      <w:ins w:id="1047" w:author="Boris Gafurov" w:date="2023-04-20T10:06:00Z">
        <w:r w:rsidR="003423BC">
          <w:rPr>
            <w:rFonts w:eastAsiaTheme="minorEastAsia"/>
            <w:sz w:val="24"/>
            <w:szCs w:val="24"/>
          </w:rPr>
          <w:t>ore often</w:t>
        </w:r>
      </w:ins>
      <w:ins w:id="1048" w:author="Boris Gafurov" w:date="2023-04-20T09:44:00Z">
        <w:r w:rsidR="0002536F">
          <w:rPr>
            <w:rFonts w:eastAsiaTheme="minorEastAsia"/>
            <w:sz w:val="24"/>
            <w:szCs w:val="24"/>
          </w:rPr>
          <w:t xml:space="preserve"> accessed </w:t>
        </w:r>
      </w:ins>
      <w:ins w:id="1049" w:author="Boris Gafurov" w:date="2023-04-20T10:08:00Z">
        <w:r w:rsidR="003423BC">
          <w:rPr>
            <w:rFonts w:eastAsiaTheme="minorEastAsia"/>
            <w:sz w:val="24"/>
            <w:szCs w:val="24"/>
          </w:rPr>
          <w:t xml:space="preserve">at lower battery charge </w:t>
        </w:r>
      </w:ins>
      <w:ins w:id="1050" w:author="Boris Gafurov" w:date="2023-04-20T10:06:00Z">
        <w:r w:rsidR="003423BC">
          <w:rPr>
            <w:rFonts w:eastAsiaTheme="minorEastAsia"/>
            <w:sz w:val="24"/>
            <w:szCs w:val="24"/>
          </w:rPr>
          <w:t xml:space="preserve">when device is </w:t>
        </w:r>
      </w:ins>
      <w:ins w:id="1051" w:author="Boris Gafurov" w:date="2023-04-20T10:08:00Z">
        <w:r w:rsidR="003423BC">
          <w:rPr>
            <w:rFonts w:eastAsiaTheme="minorEastAsia"/>
            <w:sz w:val="24"/>
            <w:szCs w:val="24"/>
          </w:rPr>
          <w:t xml:space="preserve">in a sleeping state and </w:t>
        </w:r>
      </w:ins>
      <w:ins w:id="1052" w:author="Boris Gafurov" w:date="2023-04-20T10:06:00Z">
        <w:r w:rsidR="003423BC">
          <w:rPr>
            <w:rFonts w:eastAsiaTheme="minorEastAsia"/>
            <w:sz w:val="24"/>
            <w:szCs w:val="24"/>
          </w:rPr>
          <w:t>in motion</w:t>
        </w:r>
      </w:ins>
      <w:ins w:id="1053" w:author="Boris Gafurov" w:date="2023-04-20T09:44:00Z">
        <w:r w:rsidR="0002536F">
          <w:rPr>
            <w:rFonts w:eastAsiaTheme="minorEastAsia"/>
            <w:sz w:val="24"/>
            <w:szCs w:val="24"/>
          </w:rPr>
          <w:t xml:space="preserve">. </w:t>
        </w:r>
      </w:ins>
    </w:p>
    <w:p w14:paraId="72EBCCC0" w14:textId="15B00CE2" w:rsidR="0002536F" w:rsidRDefault="0002536F" w:rsidP="0002536F">
      <w:pPr>
        <w:rPr>
          <w:ins w:id="1054" w:author="Boris Gafurov" w:date="2023-04-20T09:44:00Z"/>
          <w:rFonts w:eastAsiaTheme="minorEastAsia"/>
          <w:sz w:val="24"/>
          <w:szCs w:val="24"/>
        </w:rPr>
      </w:pPr>
      <w:ins w:id="1055" w:author="Boris Gafurov" w:date="2023-04-20T09:44:00Z">
        <w:r>
          <w:rPr>
            <w:rFonts w:eastAsiaTheme="minorEastAsia"/>
            <w:sz w:val="24"/>
            <w:szCs w:val="24"/>
          </w:rPr>
          <w:lastRenderedPageBreak/>
          <w:t xml:space="preserve">Sleeping </w:t>
        </w:r>
      </w:ins>
      <w:ins w:id="1056" w:author="Boris Gafurov" w:date="2023-04-20T10:13:00Z">
        <w:r w:rsidR="00DB3496">
          <w:rPr>
            <w:rFonts w:eastAsiaTheme="minorEastAsia"/>
            <w:sz w:val="24"/>
            <w:szCs w:val="24"/>
          </w:rPr>
          <w:t xml:space="preserve">stationary </w:t>
        </w:r>
      </w:ins>
      <w:ins w:id="1057" w:author="Boris Gafurov" w:date="2023-04-20T09:44:00Z">
        <w:r>
          <w:rPr>
            <w:rFonts w:eastAsiaTheme="minorEastAsia"/>
            <w:sz w:val="24"/>
            <w:szCs w:val="24"/>
          </w:rPr>
          <w:t xml:space="preserve">vs. </w:t>
        </w:r>
      </w:ins>
      <w:ins w:id="1058" w:author="Boris Gafurov" w:date="2023-04-20T10:13:00Z">
        <w:r w:rsidR="00DB3496">
          <w:rPr>
            <w:rFonts w:eastAsiaTheme="minorEastAsia"/>
            <w:sz w:val="24"/>
            <w:szCs w:val="24"/>
          </w:rPr>
          <w:t>moving</w:t>
        </w:r>
      </w:ins>
      <w:ins w:id="1059" w:author="Boris Gafurov" w:date="2023-04-20T09:44:00Z">
        <w:r>
          <w:rPr>
            <w:rFonts w:eastAsiaTheme="minorEastAsia"/>
            <w:sz w:val="24"/>
            <w:szCs w:val="24"/>
          </w:rPr>
          <w:t xml:space="preserve"> </w:t>
        </w:r>
      </w:ins>
      <w:ins w:id="1060" w:author="Boris Gafurov" w:date="2023-04-20T10:11:00Z">
        <w:r w:rsidR="00DB3496">
          <w:rPr>
            <w:rFonts w:eastAsiaTheme="minorEastAsia"/>
            <w:sz w:val="24"/>
            <w:szCs w:val="24"/>
          </w:rPr>
          <w:t xml:space="preserve">gyroscope data </w:t>
        </w:r>
      </w:ins>
      <w:ins w:id="1061" w:author="Boris Gafurov" w:date="2023-04-20T09:44:00Z">
        <w:r>
          <w:rPr>
            <w:rFonts w:eastAsiaTheme="minorEastAsia"/>
            <w:sz w:val="24"/>
            <w:szCs w:val="24"/>
          </w:rPr>
          <w:t>comparison</w:t>
        </w:r>
      </w:ins>
      <w:ins w:id="1062" w:author="Boris Gafurov" w:date="2023-04-20T11:00:00Z">
        <w:r w:rsidR="0093438B">
          <w:rPr>
            <w:rFonts w:eastAsiaTheme="minorEastAsia"/>
            <w:sz w:val="24"/>
            <w:szCs w:val="24"/>
          </w:rPr>
          <w:t>,</w:t>
        </w:r>
      </w:ins>
      <w:ins w:id="1063" w:author="Boris Gafurov" w:date="2023-04-20T09:44:00Z">
        <w:r>
          <w:rPr>
            <w:rFonts w:eastAsiaTheme="minorEastAsia"/>
            <w:sz w:val="24"/>
            <w:szCs w:val="24"/>
          </w:rPr>
          <w:t xml:space="preserve"> </w:t>
        </w:r>
      </w:ins>
      <w:ins w:id="1064" w:author="Boris Gafurov" w:date="2023-04-20T11:00:00Z">
        <w:r w:rsidR="0093438B">
          <w:rPr>
            <w:rFonts w:eastAsiaTheme="minorEastAsia"/>
            <w:sz w:val="24"/>
            <w:szCs w:val="24"/>
          </w:rPr>
          <w:t xml:space="preserve">in contrast to accelerometer data, </w:t>
        </w:r>
        <w:proofErr w:type="gramStart"/>
        <w:r w:rsidR="0093438B">
          <w:rPr>
            <w:rFonts w:eastAsiaTheme="minorEastAsia"/>
            <w:sz w:val="24"/>
            <w:szCs w:val="24"/>
          </w:rPr>
          <w:t>gyroscope’s</w:t>
        </w:r>
        <w:proofErr w:type="gramEnd"/>
        <w:r w:rsidR="0093438B">
          <w:rPr>
            <w:rFonts w:eastAsiaTheme="minorEastAsia"/>
            <w:sz w:val="24"/>
            <w:szCs w:val="24"/>
          </w:rPr>
          <w:t xml:space="preserve"> between readings intervals distributions showed significant differences between stationary and moving devices when they were 100% charged and sleeping (Fig.8 B vs C, Z score = 3.01). </w:t>
        </w:r>
      </w:ins>
      <w:ins w:id="1065" w:author="Boris Gafurov" w:date="2023-04-20T11:01:00Z">
        <w:r w:rsidR="0093438B">
          <w:rPr>
            <w:rFonts w:eastAsiaTheme="minorEastAsia"/>
            <w:sz w:val="24"/>
            <w:szCs w:val="24"/>
          </w:rPr>
          <w:t xml:space="preserve">10% charged devices </w:t>
        </w:r>
      </w:ins>
      <w:ins w:id="1066" w:author="Boris Gafurov" w:date="2023-04-20T11:02:00Z">
        <w:r w:rsidR="0093438B">
          <w:rPr>
            <w:rFonts w:eastAsiaTheme="minorEastAsia"/>
            <w:sz w:val="24"/>
            <w:szCs w:val="24"/>
          </w:rPr>
          <w:t xml:space="preserve">data distributions </w:t>
        </w:r>
      </w:ins>
      <w:ins w:id="1067" w:author="Boris Gafurov" w:date="2023-04-20T10:12:00Z">
        <w:r w:rsidR="00DB3496">
          <w:rPr>
            <w:rFonts w:eastAsiaTheme="minorEastAsia"/>
            <w:sz w:val="24"/>
            <w:szCs w:val="24"/>
          </w:rPr>
          <w:t>w</w:t>
        </w:r>
      </w:ins>
      <w:ins w:id="1068" w:author="Boris Gafurov" w:date="2023-04-20T11:01:00Z">
        <w:r w:rsidR="0093438B">
          <w:rPr>
            <w:rFonts w:eastAsiaTheme="minorEastAsia"/>
            <w:sz w:val="24"/>
            <w:szCs w:val="24"/>
          </w:rPr>
          <w:t>ere</w:t>
        </w:r>
      </w:ins>
      <w:ins w:id="1069" w:author="Boris Gafurov" w:date="2023-04-20T09:44:00Z">
        <w:r>
          <w:rPr>
            <w:rFonts w:eastAsiaTheme="minorEastAsia"/>
            <w:sz w:val="24"/>
            <w:szCs w:val="24"/>
          </w:rPr>
          <w:t xml:space="preserve"> insignificant </w:t>
        </w:r>
      </w:ins>
      <w:ins w:id="1070" w:author="Boris Gafurov" w:date="2023-04-20T10:12:00Z">
        <w:r w:rsidR="00DB3496">
          <w:rPr>
            <w:rFonts w:eastAsiaTheme="minorEastAsia"/>
            <w:sz w:val="24"/>
            <w:szCs w:val="24"/>
          </w:rPr>
          <w:t>but</w:t>
        </w:r>
      </w:ins>
      <w:ins w:id="1071" w:author="Boris Gafurov" w:date="2023-04-20T09:44:00Z">
        <w:r>
          <w:rPr>
            <w:rFonts w:eastAsiaTheme="minorEastAsia"/>
            <w:sz w:val="24"/>
            <w:szCs w:val="24"/>
          </w:rPr>
          <w:t xml:space="preserve"> showed a tendency</w:t>
        </w:r>
      </w:ins>
      <w:ins w:id="1072" w:author="Boris Gafurov" w:date="2023-04-20T10:12:00Z">
        <w:r w:rsidR="00DB3496">
          <w:rPr>
            <w:rFonts w:eastAsiaTheme="minorEastAsia"/>
            <w:sz w:val="24"/>
            <w:szCs w:val="24"/>
          </w:rPr>
          <w:t xml:space="preserve"> </w:t>
        </w:r>
      </w:ins>
      <w:ins w:id="1073" w:author="Boris Gafurov" w:date="2023-04-20T09:44:00Z">
        <w:r>
          <w:rPr>
            <w:rFonts w:eastAsiaTheme="minorEastAsia"/>
            <w:sz w:val="24"/>
            <w:szCs w:val="24"/>
          </w:rPr>
          <w:t>(</w:t>
        </w:r>
      </w:ins>
      <w:ins w:id="1074" w:author="Boris Gafurov" w:date="2023-04-20T10:16:00Z">
        <w:r w:rsidR="00DB3496">
          <w:rPr>
            <w:rFonts w:eastAsiaTheme="minorEastAsia"/>
            <w:sz w:val="24"/>
            <w:szCs w:val="24"/>
          </w:rPr>
          <w:t>Fig.</w:t>
        </w:r>
      </w:ins>
      <w:ins w:id="1075" w:author="Boris Gafurov" w:date="2023-04-20T10:22:00Z">
        <w:r w:rsidR="003E52F5">
          <w:rPr>
            <w:rFonts w:eastAsiaTheme="minorEastAsia"/>
            <w:sz w:val="24"/>
            <w:szCs w:val="24"/>
          </w:rPr>
          <w:t>8</w:t>
        </w:r>
      </w:ins>
      <w:ins w:id="1076" w:author="Boris Gafurov" w:date="2023-04-20T10:16:00Z">
        <w:r w:rsidR="00DB3496">
          <w:rPr>
            <w:rFonts w:eastAsiaTheme="minorEastAsia"/>
            <w:sz w:val="24"/>
            <w:szCs w:val="24"/>
          </w:rPr>
          <w:t>D vs E, Z score=0.99</w:t>
        </w:r>
      </w:ins>
      <w:ins w:id="1077" w:author="Boris Gafurov" w:date="2023-04-20T09:44:00Z">
        <w:r>
          <w:rPr>
            <w:rFonts w:eastAsiaTheme="minorEastAsia"/>
            <w:sz w:val="24"/>
            <w:szCs w:val="24"/>
          </w:rPr>
          <w:t xml:space="preserve">). </w:t>
        </w:r>
      </w:ins>
      <w:ins w:id="1078" w:author="Boris Gafurov" w:date="2023-04-20T10:18:00Z">
        <w:r w:rsidR="00DB3496">
          <w:rPr>
            <w:rFonts w:eastAsiaTheme="minorEastAsia"/>
            <w:sz w:val="24"/>
            <w:szCs w:val="24"/>
          </w:rPr>
          <w:t>Both cases</w:t>
        </w:r>
      </w:ins>
      <w:ins w:id="1079" w:author="Boris Gafurov" w:date="2023-04-20T09:44:00Z">
        <w:r>
          <w:rPr>
            <w:rFonts w:eastAsiaTheme="minorEastAsia"/>
            <w:sz w:val="24"/>
            <w:szCs w:val="24"/>
          </w:rPr>
          <w:t xml:space="preserve"> when moving revealed </w:t>
        </w:r>
      </w:ins>
      <w:ins w:id="1080" w:author="Boris Gafurov" w:date="2023-04-20T10:18:00Z">
        <w:r w:rsidR="00DB3496">
          <w:rPr>
            <w:rFonts w:eastAsiaTheme="minorEastAsia"/>
            <w:sz w:val="24"/>
            <w:szCs w:val="24"/>
          </w:rPr>
          <w:t>that</w:t>
        </w:r>
      </w:ins>
      <w:ins w:id="1081" w:author="Boris Gafurov" w:date="2023-04-20T09:44:00Z">
        <w:r>
          <w:rPr>
            <w:rFonts w:eastAsiaTheme="minorEastAsia"/>
            <w:sz w:val="24"/>
            <w:szCs w:val="24"/>
          </w:rPr>
          <w:t xml:space="preserve"> on average </w:t>
        </w:r>
      </w:ins>
      <w:ins w:id="1082" w:author="Boris Gafurov" w:date="2023-04-20T10:18:00Z">
        <w:r w:rsidR="00DB3496">
          <w:rPr>
            <w:rFonts w:eastAsiaTheme="minorEastAsia"/>
            <w:sz w:val="24"/>
            <w:szCs w:val="24"/>
          </w:rPr>
          <w:t xml:space="preserve">there were </w:t>
        </w:r>
      </w:ins>
      <w:ins w:id="1083" w:author="Boris Gafurov" w:date="2023-04-20T09:44:00Z">
        <w:r>
          <w:rPr>
            <w:rFonts w:eastAsiaTheme="minorEastAsia"/>
            <w:sz w:val="24"/>
            <w:szCs w:val="24"/>
          </w:rPr>
          <w:t xml:space="preserve">shorter polling intervals </w:t>
        </w:r>
      </w:ins>
      <w:ins w:id="1084" w:author="Boris Gafurov" w:date="2023-04-20T10:18:00Z">
        <w:r w:rsidR="00DB3496">
          <w:rPr>
            <w:rFonts w:eastAsiaTheme="minorEastAsia"/>
            <w:sz w:val="24"/>
            <w:szCs w:val="24"/>
          </w:rPr>
          <w:t xml:space="preserve">between the </w:t>
        </w:r>
      </w:ins>
      <w:ins w:id="1085" w:author="Boris Gafurov" w:date="2023-04-20T10:19:00Z">
        <w:r w:rsidR="00DB3496">
          <w:rPr>
            <w:rFonts w:eastAsiaTheme="minorEastAsia"/>
            <w:sz w:val="24"/>
            <w:szCs w:val="24"/>
          </w:rPr>
          <w:t>readings</w:t>
        </w:r>
      </w:ins>
      <w:ins w:id="1086" w:author="Boris Gafurov" w:date="2023-04-20T09:44:00Z">
        <w:r>
          <w:rPr>
            <w:rFonts w:eastAsiaTheme="minorEastAsia"/>
            <w:sz w:val="24"/>
            <w:szCs w:val="24"/>
          </w:rPr>
          <w:t xml:space="preserve">. In the high </w:t>
        </w:r>
      </w:ins>
      <w:ins w:id="1087" w:author="Boris Gafurov" w:date="2023-04-20T10:21:00Z">
        <w:r w:rsidR="003E52F5">
          <w:rPr>
            <w:rFonts w:eastAsiaTheme="minorEastAsia"/>
            <w:sz w:val="24"/>
            <w:szCs w:val="24"/>
          </w:rPr>
          <w:t xml:space="preserve">CPU </w:t>
        </w:r>
      </w:ins>
      <w:ins w:id="1088" w:author="Boris Gafurov" w:date="2023-04-20T09:44:00Z">
        <w:r>
          <w:rPr>
            <w:rFonts w:eastAsiaTheme="minorEastAsia"/>
            <w:sz w:val="24"/>
            <w:szCs w:val="24"/>
          </w:rPr>
          <w:t>load case, intervals were virtually identical (Fig.</w:t>
        </w:r>
      </w:ins>
      <w:ins w:id="1089" w:author="Boris Gafurov" w:date="2023-04-20T10:22:00Z">
        <w:r w:rsidR="003E52F5">
          <w:rPr>
            <w:rFonts w:eastAsiaTheme="minorEastAsia"/>
            <w:sz w:val="24"/>
            <w:szCs w:val="24"/>
          </w:rPr>
          <w:t>8</w:t>
        </w:r>
      </w:ins>
      <w:ins w:id="1090" w:author="Boris Gafurov" w:date="2023-04-20T09:44:00Z">
        <w:r>
          <w:rPr>
            <w:rFonts w:eastAsiaTheme="minorEastAsia"/>
            <w:sz w:val="24"/>
            <w:szCs w:val="24"/>
          </w:rPr>
          <w:t>F</w:t>
        </w:r>
      </w:ins>
      <w:ins w:id="1091" w:author="Boris Gafurov" w:date="2023-04-20T10:19:00Z">
        <w:r w:rsidR="00DB3496">
          <w:rPr>
            <w:rFonts w:eastAsiaTheme="minorEastAsia"/>
            <w:sz w:val="24"/>
            <w:szCs w:val="24"/>
          </w:rPr>
          <w:t xml:space="preserve"> vs </w:t>
        </w:r>
      </w:ins>
      <w:ins w:id="1092" w:author="Boris Gafurov" w:date="2023-04-20T09:44:00Z">
        <w:r>
          <w:rPr>
            <w:rFonts w:eastAsiaTheme="minorEastAsia"/>
            <w:sz w:val="24"/>
            <w:szCs w:val="24"/>
          </w:rPr>
          <w:t>G, Z score=</w:t>
        </w:r>
      </w:ins>
      <w:ins w:id="1093" w:author="Boris Gafurov" w:date="2023-04-20T10:19:00Z">
        <w:r w:rsidR="00DB3496">
          <w:rPr>
            <w:rFonts w:eastAsiaTheme="minorEastAsia"/>
            <w:sz w:val="24"/>
            <w:szCs w:val="24"/>
          </w:rPr>
          <w:t>0.3</w:t>
        </w:r>
      </w:ins>
      <w:ins w:id="1094" w:author="Boris Gafurov" w:date="2023-04-20T09:44:00Z">
        <w:r>
          <w:rPr>
            <w:rFonts w:eastAsiaTheme="minorEastAsia"/>
            <w:sz w:val="24"/>
            <w:szCs w:val="24"/>
          </w:rPr>
          <w:t>).</w:t>
        </w:r>
      </w:ins>
    </w:p>
    <w:p w14:paraId="6FD44715" w14:textId="7EF2FF7D" w:rsidR="00727617" w:rsidRDefault="003E52F5" w:rsidP="6A7CCFFD">
      <w:pPr>
        <w:rPr>
          <w:ins w:id="1095" w:author="Boris Gafurov" w:date="2023-04-20T10:38:00Z"/>
          <w:rFonts w:eastAsiaTheme="minorEastAsia"/>
          <w:sz w:val="24"/>
          <w:szCs w:val="24"/>
        </w:rPr>
      </w:pPr>
      <w:ins w:id="1096" w:author="Boris Gafurov" w:date="2023-04-20T10:22:00Z">
        <w:r>
          <w:rPr>
            <w:rFonts w:eastAsiaTheme="minorEastAsia"/>
            <w:sz w:val="24"/>
            <w:szCs w:val="24"/>
          </w:rPr>
          <w:t xml:space="preserve">Figure </w:t>
        </w:r>
      </w:ins>
      <w:ins w:id="1097" w:author="Boris Gafurov" w:date="2023-04-20T10:23:00Z">
        <w:r>
          <w:rPr>
            <w:rFonts w:eastAsiaTheme="minorEastAsia"/>
            <w:sz w:val="24"/>
            <w:szCs w:val="24"/>
          </w:rPr>
          <w:t>8</w:t>
        </w:r>
      </w:ins>
      <w:ins w:id="1098" w:author="Boris Gafurov" w:date="2023-04-20T10:22:00Z">
        <w:r>
          <w:rPr>
            <w:rFonts w:eastAsiaTheme="minorEastAsia"/>
            <w:sz w:val="24"/>
            <w:szCs w:val="24"/>
          </w:rPr>
          <w:t xml:space="preserve">. </w:t>
        </w:r>
      </w:ins>
      <w:ins w:id="1099" w:author="Boris Gafurov" w:date="2023-04-20T10:40:00Z">
        <w:r w:rsidR="00F62425">
          <w:rPr>
            <w:rFonts w:eastAsiaTheme="minorEastAsia"/>
            <w:sz w:val="24"/>
            <w:szCs w:val="24"/>
          </w:rPr>
          <w:t>100%</w:t>
        </w:r>
      </w:ins>
      <w:ins w:id="1100" w:author="Boris Gafurov" w:date="2023-04-20T10:39:00Z">
        <w:r w:rsidR="00054EA1">
          <w:rPr>
            <w:rFonts w:eastAsiaTheme="minorEastAsia"/>
            <w:sz w:val="24"/>
            <w:szCs w:val="24"/>
          </w:rPr>
          <w:t xml:space="preserve"> charged </w:t>
        </w:r>
      </w:ins>
      <w:ins w:id="1101" w:author="Boris Gafurov" w:date="2023-04-20T10:41:00Z">
        <w:r w:rsidR="00F62425">
          <w:rPr>
            <w:rFonts w:eastAsiaTheme="minorEastAsia"/>
            <w:sz w:val="24"/>
            <w:szCs w:val="24"/>
          </w:rPr>
          <w:t xml:space="preserve">sleeping but </w:t>
        </w:r>
      </w:ins>
      <w:ins w:id="1102" w:author="Boris Gafurov" w:date="2023-04-20T10:39:00Z">
        <w:r w:rsidR="00054EA1">
          <w:rPr>
            <w:rFonts w:eastAsiaTheme="minorEastAsia"/>
            <w:sz w:val="24"/>
            <w:szCs w:val="24"/>
          </w:rPr>
          <w:t>m</w:t>
        </w:r>
      </w:ins>
      <w:ins w:id="1103" w:author="Boris Gafurov" w:date="2023-04-20T10:26:00Z">
        <w:r>
          <w:rPr>
            <w:rFonts w:eastAsiaTheme="minorEastAsia"/>
            <w:sz w:val="24"/>
            <w:szCs w:val="24"/>
          </w:rPr>
          <w:t xml:space="preserve">oving </w:t>
        </w:r>
      </w:ins>
      <w:ins w:id="1104" w:author="Boris Gafurov" w:date="2023-04-20T10:40:00Z">
        <w:r w:rsidR="00F62425">
          <w:rPr>
            <w:rFonts w:eastAsiaTheme="minorEastAsia"/>
            <w:sz w:val="24"/>
            <w:szCs w:val="24"/>
          </w:rPr>
          <w:t xml:space="preserve">device </w:t>
        </w:r>
      </w:ins>
      <w:ins w:id="1105" w:author="Boris Gafurov" w:date="2023-04-20T10:41:00Z">
        <w:r w:rsidR="00F62425">
          <w:rPr>
            <w:rFonts w:eastAsiaTheme="minorEastAsia"/>
            <w:sz w:val="24"/>
            <w:szCs w:val="24"/>
          </w:rPr>
          <w:t xml:space="preserve">reads </w:t>
        </w:r>
      </w:ins>
      <w:ins w:id="1106" w:author="Boris Gafurov" w:date="2023-04-20T10:40:00Z">
        <w:r w:rsidR="00F62425">
          <w:rPr>
            <w:rFonts w:eastAsiaTheme="minorEastAsia"/>
            <w:sz w:val="24"/>
            <w:szCs w:val="24"/>
          </w:rPr>
          <w:t xml:space="preserve">gyroscope </w:t>
        </w:r>
      </w:ins>
      <w:ins w:id="1107" w:author="Boris Gafurov" w:date="2023-04-20T10:41:00Z">
        <w:r w:rsidR="00F62425">
          <w:rPr>
            <w:rFonts w:eastAsiaTheme="minorEastAsia"/>
            <w:sz w:val="24"/>
            <w:szCs w:val="24"/>
          </w:rPr>
          <w:t>data more often</w:t>
        </w:r>
      </w:ins>
      <w:ins w:id="1108" w:author="Boris Gafurov" w:date="2023-04-20T10:26:00Z">
        <w:r>
          <w:rPr>
            <w:rFonts w:eastAsiaTheme="minorEastAsia"/>
            <w:sz w:val="24"/>
            <w:szCs w:val="24"/>
          </w:rPr>
          <w:t>.</w:t>
        </w:r>
      </w:ins>
    </w:p>
    <w:p w14:paraId="279C6341" w14:textId="16907A53" w:rsidR="00054EA1" w:rsidRDefault="00054EA1" w:rsidP="6A7CCFFD">
      <w:pPr>
        <w:rPr>
          <w:ins w:id="1109" w:author="Boris Gafurov" w:date="2023-04-19T00:27:00Z"/>
          <w:rFonts w:eastAsiaTheme="minorEastAsia"/>
          <w:sz w:val="24"/>
          <w:szCs w:val="24"/>
        </w:rPr>
      </w:pPr>
      <w:ins w:id="1110" w:author="Boris Gafurov" w:date="2023-04-20T10:39:00Z">
        <w:r>
          <w:rPr>
            <w:noProof/>
          </w:rPr>
          <w:drawing>
            <wp:inline distT="0" distB="0" distL="0" distR="0" wp14:anchorId="3FB18271" wp14:editId="1098FA51">
              <wp:extent cx="5943600" cy="3807460"/>
              <wp:effectExtent l="0" t="0" r="0" b="2540"/>
              <wp:docPr id="1255527054"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27054" name="Picture 1" descr="Chart, box and whisker chart&#10;&#10;Description automatically generated"/>
                      <pic:cNvPicPr/>
                    </pic:nvPicPr>
                    <pic:blipFill>
                      <a:blip r:embed="rId12"/>
                      <a:stretch>
                        <a:fillRect/>
                      </a:stretch>
                    </pic:blipFill>
                    <pic:spPr>
                      <a:xfrm>
                        <a:off x="0" y="0"/>
                        <a:ext cx="5943600" cy="3807460"/>
                      </a:xfrm>
                      <a:prstGeom prst="rect">
                        <a:avLst/>
                      </a:prstGeom>
                    </pic:spPr>
                  </pic:pic>
                </a:graphicData>
              </a:graphic>
            </wp:inline>
          </w:drawing>
        </w:r>
      </w:ins>
    </w:p>
    <w:p w14:paraId="3EB48774" w14:textId="60B57A4A" w:rsidR="003E52F5" w:rsidRDefault="003E52F5" w:rsidP="003E52F5">
      <w:pPr>
        <w:rPr>
          <w:ins w:id="1111" w:author="Boris Gafurov" w:date="2023-04-20T11:04:00Z"/>
          <w:rFonts w:eastAsiaTheme="minorEastAsia"/>
          <w:sz w:val="24"/>
          <w:szCs w:val="24"/>
        </w:rPr>
      </w:pPr>
      <w:ins w:id="1112" w:author="Boris Gafurov" w:date="2023-04-20T10:27:00Z">
        <w:r>
          <w:rPr>
            <w:rFonts w:eastAsiaTheme="minorEastAsia"/>
            <w:sz w:val="24"/>
            <w:szCs w:val="24"/>
          </w:rPr>
          <w:t xml:space="preserve">+ shows significant difference in the distributions of intervals between sensor readings compared with (F) high CPU load when device was stationary (Z test, score &gt;1.645, alpha 0.05). ^ shows </w:t>
        </w:r>
      </w:ins>
      <w:ins w:id="1113" w:author="Boris Gafurov" w:date="2023-04-20T10:43:00Z">
        <w:r w:rsidR="00F62425">
          <w:rPr>
            <w:rFonts w:eastAsiaTheme="minorEastAsia"/>
            <w:sz w:val="24"/>
            <w:szCs w:val="24"/>
          </w:rPr>
          <w:t xml:space="preserve">above </w:t>
        </w:r>
      </w:ins>
      <w:ins w:id="1114" w:author="Boris Gafurov" w:date="2023-04-20T10:27:00Z">
        <w:r>
          <w:rPr>
            <w:rFonts w:eastAsiaTheme="minorEastAsia"/>
            <w:sz w:val="24"/>
            <w:szCs w:val="24"/>
          </w:rPr>
          <w:t xml:space="preserve">comparisons </w:t>
        </w:r>
      </w:ins>
      <w:ins w:id="1115" w:author="Boris Gafurov" w:date="2023-04-20T10:43:00Z">
        <w:r w:rsidR="00F62425">
          <w:rPr>
            <w:rFonts w:eastAsiaTheme="minorEastAsia"/>
            <w:sz w:val="24"/>
            <w:szCs w:val="24"/>
          </w:rPr>
          <w:t xml:space="preserve">but </w:t>
        </w:r>
      </w:ins>
      <w:ins w:id="1116" w:author="Boris Gafurov" w:date="2023-04-20T10:27:00Z">
        <w:r>
          <w:rPr>
            <w:rFonts w:eastAsiaTheme="minorEastAsia"/>
            <w:sz w:val="24"/>
            <w:szCs w:val="24"/>
          </w:rPr>
          <w:t xml:space="preserve">with (G) high CPU load when device was moving. </w:t>
        </w:r>
      </w:ins>
      <w:ins w:id="1117" w:author="Boris Gafurov" w:date="2023-04-20T10:43:00Z">
        <w:r w:rsidR="00F62425">
          <w:rPr>
            <w:rFonts w:eastAsiaTheme="minorEastAsia"/>
            <w:sz w:val="24"/>
            <w:szCs w:val="24"/>
          </w:rPr>
          <w:t>&amp;</w:t>
        </w:r>
      </w:ins>
      <w:ins w:id="1118" w:author="Boris Gafurov" w:date="2023-04-20T10:44:00Z">
        <w:r w:rsidR="00F62425">
          <w:rPr>
            <w:rFonts w:eastAsiaTheme="minorEastAsia"/>
            <w:sz w:val="24"/>
            <w:szCs w:val="24"/>
          </w:rPr>
          <w:t xml:space="preserve"> shows significant </w:t>
        </w:r>
      </w:ins>
      <w:ins w:id="1119" w:author="Boris Gafurov" w:date="2023-04-20T10:45:00Z">
        <w:r w:rsidR="00F62425">
          <w:rPr>
            <w:rFonts w:eastAsiaTheme="minorEastAsia"/>
            <w:sz w:val="24"/>
            <w:szCs w:val="24"/>
          </w:rPr>
          <w:t xml:space="preserve">difference in </w:t>
        </w:r>
      </w:ins>
      <w:ins w:id="1120" w:author="Boris Gafurov" w:date="2023-04-20T10:44:00Z">
        <w:r w:rsidR="00F62425">
          <w:rPr>
            <w:rFonts w:eastAsiaTheme="minorEastAsia"/>
            <w:sz w:val="24"/>
            <w:szCs w:val="24"/>
          </w:rPr>
          <w:t>distribution</w:t>
        </w:r>
      </w:ins>
      <w:ins w:id="1121" w:author="Boris Gafurov" w:date="2023-04-20T10:45:00Z">
        <w:r w:rsidR="00F62425">
          <w:rPr>
            <w:rFonts w:eastAsiaTheme="minorEastAsia"/>
            <w:sz w:val="24"/>
            <w:szCs w:val="24"/>
          </w:rPr>
          <w:t xml:space="preserve"> of between sensor reading intervals </w:t>
        </w:r>
      </w:ins>
      <w:ins w:id="1122" w:author="Boris Gafurov" w:date="2023-04-20T10:46:00Z">
        <w:r w:rsidR="00F62425">
          <w:rPr>
            <w:rFonts w:eastAsiaTheme="minorEastAsia"/>
            <w:sz w:val="24"/>
            <w:szCs w:val="24"/>
          </w:rPr>
          <w:t>between stationary and moving devices under the same conditions</w:t>
        </w:r>
      </w:ins>
      <w:ins w:id="1123" w:author="Boris Gafurov" w:date="2023-04-20T10:47:00Z">
        <w:r w:rsidR="00F62425">
          <w:rPr>
            <w:rFonts w:eastAsiaTheme="minorEastAsia"/>
            <w:sz w:val="24"/>
            <w:szCs w:val="24"/>
          </w:rPr>
          <w:t xml:space="preserve"> (100%</w:t>
        </w:r>
      </w:ins>
      <w:ins w:id="1124" w:author="Boris Gafurov" w:date="2023-04-20T10:48:00Z">
        <w:r w:rsidR="00F62425">
          <w:rPr>
            <w:rFonts w:eastAsiaTheme="minorEastAsia"/>
            <w:sz w:val="24"/>
            <w:szCs w:val="24"/>
          </w:rPr>
          <w:t>,</w:t>
        </w:r>
      </w:ins>
      <w:ins w:id="1125" w:author="Boris Gafurov" w:date="2023-04-20T10:47:00Z">
        <w:r w:rsidR="00F62425">
          <w:rPr>
            <w:rFonts w:eastAsiaTheme="minorEastAsia"/>
            <w:sz w:val="24"/>
            <w:szCs w:val="24"/>
          </w:rPr>
          <w:t xml:space="preserve"> 10% charged, and high CPU load)</w:t>
        </w:r>
      </w:ins>
      <w:ins w:id="1126" w:author="Boris Gafurov" w:date="2023-04-20T10:46:00Z">
        <w:r w:rsidR="00F62425">
          <w:rPr>
            <w:rFonts w:eastAsiaTheme="minorEastAsia"/>
            <w:sz w:val="24"/>
            <w:szCs w:val="24"/>
          </w:rPr>
          <w:t xml:space="preserve">. </w:t>
        </w:r>
      </w:ins>
      <w:ins w:id="1127" w:author="Boris Gafurov" w:date="2023-04-20T10:27:00Z">
        <w:r>
          <w:rPr>
            <w:rFonts w:eastAsiaTheme="minorEastAsia"/>
            <w:sz w:val="24"/>
            <w:szCs w:val="24"/>
          </w:rPr>
          <w:t xml:space="preserve">A - </w:t>
        </w:r>
        <w:r w:rsidRPr="008017A7">
          <w:rPr>
            <w:rFonts w:eastAsiaTheme="minorEastAsia"/>
            <w:sz w:val="24"/>
            <w:szCs w:val="24"/>
          </w:rPr>
          <w:t>100%</w:t>
        </w:r>
        <w:r>
          <w:rPr>
            <w:rFonts w:eastAsiaTheme="minorEastAsia"/>
            <w:sz w:val="24"/>
            <w:szCs w:val="24"/>
          </w:rPr>
          <w:t xml:space="preserve"> charged plugged in</w:t>
        </w:r>
        <w:r w:rsidRPr="008017A7">
          <w:rPr>
            <w:rFonts w:eastAsiaTheme="minorEastAsia"/>
            <w:sz w:val="24"/>
            <w:szCs w:val="24"/>
          </w:rPr>
          <w:t xml:space="preserve">, </w:t>
        </w:r>
        <w:r>
          <w:rPr>
            <w:rFonts w:eastAsiaTheme="minorEastAsia"/>
            <w:sz w:val="24"/>
            <w:szCs w:val="24"/>
          </w:rPr>
          <w:t>B – 100% charged, D - 10% charged device sleeping and stationary. C – 100% charged, E – 10% charged, device sleeping and moving. F and G – high CPU load, with</w:t>
        </w:r>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r>
          <w:rPr>
            <w:rFonts w:eastAsiaTheme="minorEastAsia"/>
            <w:sz w:val="24"/>
            <w:szCs w:val="24"/>
          </w:rPr>
          <w:t>, when device was stationary or moving, respectively.</w:t>
        </w:r>
      </w:ins>
    </w:p>
    <w:p w14:paraId="527CF44E" w14:textId="77777777" w:rsidR="0093438B" w:rsidRDefault="0093438B" w:rsidP="003E52F5">
      <w:pPr>
        <w:rPr>
          <w:ins w:id="1128" w:author="Boris Gafurov" w:date="2023-04-20T11:06:00Z"/>
          <w:rFonts w:eastAsiaTheme="minorEastAsia"/>
          <w:sz w:val="24"/>
          <w:szCs w:val="24"/>
        </w:rPr>
      </w:pPr>
    </w:p>
    <w:p w14:paraId="74CF8700" w14:textId="6CE91234" w:rsidR="0093438B" w:rsidRDefault="0093438B" w:rsidP="0093438B">
      <w:pPr>
        <w:rPr>
          <w:ins w:id="1129" w:author="Boris Gafurov" w:date="2023-04-20T11:06:00Z"/>
          <w:rFonts w:eastAsiaTheme="minorEastAsia"/>
          <w:sz w:val="24"/>
          <w:szCs w:val="24"/>
        </w:rPr>
      </w:pPr>
      <w:ins w:id="1130" w:author="Boris Gafurov" w:date="2023-04-20T11:07:00Z">
        <w:r>
          <w:rPr>
            <w:rFonts w:eastAsiaTheme="minorEastAsia"/>
            <w:sz w:val="24"/>
            <w:szCs w:val="24"/>
          </w:rPr>
          <w:t>Closer look at the distributions of the intervals</w:t>
        </w:r>
      </w:ins>
      <w:ins w:id="1131" w:author="Boris Gafurov" w:date="2023-04-20T11:08:00Z">
        <w:r>
          <w:rPr>
            <w:rFonts w:eastAsiaTheme="minorEastAsia"/>
            <w:sz w:val="24"/>
            <w:szCs w:val="24"/>
          </w:rPr>
          <w:t xml:space="preserve"> between gyroscope </w:t>
        </w:r>
      </w:ins>
      <w:ins w:id="1132" w:author="Boris Gafurov" w:date="2023-04-20T11:09:00Z">
        <w:r>
          <w:rPr>
            <w:rFonts w:eastAsiaTheme="minorEastAsia"/>
            <w:sz w:val="24"/>
            <w:szCs w:val="24"/>
          </w:rPr>
          <w:t>sensor data reading</w:t>
        </w:r>
      </w:ins>
      <w:ins w:id="1133" w:author="Boris Gafurov" w:date="2023-04-20T11:07:00Z">
        <w:r>
          <w:rPr>
            <w:rFonts w:eastAsiaTheme="minorEastAsia"/>
            <w:sz w:val="24"/>
            <w:szCs w:val="24"/>
          </w:rPr>
          <w:t xml:space="preserve"> </w:t>
        </w:r>
      </w:ins>
      <w:ins w:id="1134" w:author="Boris Gafurov" w:date="2023-04-20T11:10:00Z">
        <w:r w:rsidR="00654398">
          <w:rPr>
            <w:rFonts w:eastAsiaTheme="minorEastAsia"/>
            <w:sz w:val="24"/>
            <w:szCs w:val="24"/>
          </w:rPr>
          <w:t xml:space="preserve">(Fig.9) </w:t>
        </w:r>
      </w:ins>
      <w:ins w:id="1135" w:author="Boris Gafurov" w:date="2023-04-20T11:07:00Z">
        <w:r>
          <w:rPr>
            <w:rFonts w:eastAsiaTheme="minorEastAsia"/>
            <w:sz w:val="24"/>
            <w:szCs w:val="24"/>
          </w:rPr>
          <w:t>for 100% and 10% charged devices</w:t>
        </w:r>
      </w:ins>
      <w:ins w:id="1136" w:author="Boris Gafurov" w:date="2023-04-20T11:08:00Z">
        <w:r>
          <w:rPr>
            <w:rFonts w:eastAsiaTheme="minorEastAsia"/>
            <w:sz w:val="24"/>
            <w:szCs w:val="24"/>
          </w:rPr>
          <w:t xml:space="preserve"> revealed opposite relationships </w:t>
        </w:r>
      </w:ins>
      <w:ins w:id="1137" w:author="Boris Gafurov" w:date="2023-04-20T11:09:00Z">
        <w:r>
          <w:rPr>
            <w:rFonts w:eastAsiaTheme="minorEastAsia"/>
            <w:sz w:val="24"/>
            <w:szCs w:val="24"/>
          </w:rPr>
          <w:t xml:space="preserve">when compared to </w:t>
        </w:r>
        <w:r>
          <w:rPr>
            <w:rFonts w:eastAsiaTheme="minorEastAsia"/>
            <w:sz w:val="24"/>
            <w:szCs w:val="24"/>
          </w:rPr>
          <w:lastRenderedPageBreak/>
          <w:t>accelerometer</w:t>
        </w:r>
      </w:ins>
      <w:ins w:id="1138" w:author="Boris Gafurov" w:date="2023-04-20T11:10:00Z">
        <w:r>
          <w:rPr>
            <w:rFonts w:eastAsiaTheme="minorEastAsia"/>
            <w:sz w:val="24"/>
            <w:szCs w:val="24"/>
          </w:rPr>
          <w:t xml:space="preserve"> (Fig.7)</w:t>
        </w:r>
      </w:ins>
      <w:ins w:id="1139" w:author="Boris Gafurov" w:date="2023-04-20T11:06:00Z">
        <w:r>
          <w:rPr>
            <w:rFonts w:eastAsiaTheme="minorEastAsia"/>
            <w:sz w:val="24"/>
            <w:szCs w:val="24"/>
          </w:rPr>
          <w:t xml:space="preserve">. Figure </w:t>
        </w:r>
      </w:ins>
      <w:ins w:id="1140" w:author="Boris Gafurov" w:date="2023-04-20T11:09:00Z">
        <w:r>
          <w:rPr>
            <w:rFonts w:eastAsiaTheme="minorEastAsia"/>
            <w:sz w:val="24"/>
            <w:szCs w:val="24"/>
          </w:rPr>
          <w:t>9</w:t>
        </w:r>
      </w:ins>
      <w:ins w:id="1141" w:author="Boris Gafurov" w:date="2023-04-20T11:06:00Z">
        <w:r>
          <w:rPr>
            <w:rFonts w:eastAsiaTheme="minorEastAsia"/>
            <w:sz w:val="24"/>
            <w:szCs w:val="24"/>
          </w:rPr>
          <w:t xml:space="preserve"> shows whisker plots of the intervals between the </w:t>
        </w:r>
      </w:ins>
      <w:ins w:id="1142" w:author="Boris Gafurov" w:date="2023-04-20T11:09:00Z">
        <w:r>
          <w:rPr>
            <w:rFonts w:eastAsiaTheme="minorEastAsia"/>
            <w:sz w:val="24"/>
            <w:szCs w:val="24"/>
          </w:rPr>
          <w:t>reading</w:t>
        </w:r>
      </w:ins>
      <w:ins w:id="1143" w:author="Boris Gafurov" w:date="2023-04-20T11:10:00Z">
        <w:r>
          <w:rPr>
            <w:rFonts w:eastAsiaTheme="minorEastAsia"/>
            <w:sz w:val="24"/>
            <w:szCs w:val="24"/>
          </w:rPr>
          <w:t>s</w:t>
        </w:r>
      </w:ins>
      <w:ins w:id="1144" w:author="Boris Gafurov" w:date="2023-04-20T11:06:00Z">
        <w:r>
          <w:rPr>
            <w:rFonts w:eastAsiaTheme="minorEastAsia"/>
            <w:sz w:val="24"/>
            <w:szCs w:val="24"/>
          </w:rPr>
          <w:t xml:space="preserve"> for 100% charged and 10% charged devices. </w:t>
        </w:r>
      </w:ins>
      <w:ins w:id="1145" w:author="Boris Gafurov" w:date="2023-04-20T11:11:00Z">
        <w:r w:rsidR="00654398">
          <w:rPr>
            <w:rFonts w:eastAsiaTheme="minorEastAsia"/>
            <w:sz w:val="24"/>
            <w:szCs w:val="24"/>
          </w:rPr>
          <w:t>Device</w:t>
        </w:r>
      </w:ins>
      <w:ins w:id="1146" w:author="Boris Gafurov" w:date="2023-04-20T11:06:00Z">
        <w:r>
          <w:rPr>
            <w:rFonts w:eastAsiaTheme="minorEastAsia"/>
            <w:sz w:val="24"/>
            <w:szCs w:val="24"/>
          </w:rPr>
          <w:t xml:space="preserve"> movement while it was asleep </w:t>
        </w:r>
      </w:ins>
      <w:ins w:id="1147" w:author="Boris Gafurov" w:date="2023-04-20T12:03:00Z">
        <w:r w:rsidR="001D72D3">
          <w:rPr>
            <w:rFonts w:eastAsiaTheme="minorEastAsia"/>
            <w:sz w:val="24"/>
            <w:szCs w:val="24"/>
          </w:rPr>
          <w:t>(</w:t>
        </w:r>
        <w:proofErr w:type="spellStart"/>
        <w:r w:rsidR="001D72D3">
          <w:rPr>
            <w:rFonts w:eastAsiaTheme="minorEastAsia"/>
            <w:sz w:val="24"/>
            <w:szCs w:val="24"/>
          </w:rPr>
          <w:t>Fig.Bs</w:t>
        </w:r>
        <w:proofErr w:type="spellEnd"/>
        <w:r w:rsidR="001D72D3">
          <w:rPr>
            <w:rFonts w:eastAsiaTheme="minorEastAsia"/>
            <w:sz w:val="24"/>
            <w:szCs w:val="24"/>
          </w:rPr>
          <w:t xml:space="preserve">) </w:t>
        </w:r>
      </w:ins>
      <w:ins w:id="1148" w:author="Boris Gafurov" w:date="2023-04-20T11:06:00Z">
        <w:r>
          <w:rPr>
            <w:rFonts w:eastAsiaTheme="minorEastAsia"/>
            <w:sz w:val="24"/>
            <w:szCs w:val="24"/>
          </w:rPr>
          <w:t xml:space="preserve">produced </w:t>
        </w:r>
      </w:ins>
      <w:ins w:id="1149" w:author="Boris Gafurov" w:date="2023-04-20T12:03:00Z">
        <w:r w:rsidR="001D72D3">
          <w:rPr>
            <w:rFonts w:eastAsiaTheme="minorEastAsia"/>
            <w:sz w:val="24"/>
            <w:szCs w:val="24"/>
          </w:rPr>
          <w:t xml:space="preserve">more compact </w:t>
        </w:r>
      </w:ins>
      <w:ins w:id="1150" w:author="Boris Gafurov" w:date="2023-04-20T11:06:00Z">
        <w:r>
          <w:rPr>
            <w:rFonts w:eastAsiaTheme="minorEastAsia"/>
            <w:sz w:val="24"/>
            <w:szCs w:val="24"/>
          </w:rPr>
          <w:t xml:space="preserve">clusters of </w:t>
        </w:r>
      </w:ins>
      <w:ins w:id="1151" w:author="Boris Gafurov" w:date="2023-04-20T11:11:00Z">
        <w:r w:rsidR="00654398">
          <w:rPr>
            <w:rFonts w:eastAsiaTheme="minorEastAsia"/>
            <w:sz w:val="24"/>
            <w:szCs w:val="24"/>
          </w:rPr>
          <w:t>shorter</w:t>
        </w:r>
      </w:ins>
      <w:ins w:id="1152" w:author="Boris Gafurov" w:date="2023-04-20T11:06:00Z">
        <w:r>
          <w:rPr>
            <w:rFonts w:eastAsiaTheme="minorEastAsia"/>
            <w:sz w:val="24"/>
            <w:szCs w:val="24"/>
          </w:rPr>
          <w:t xml:space="preserve"> intervals between the </w:t>
        </w:r>
      </w:ins>
      <w:ins w:id="1153" w:author="Boris Gafurov" w:date="2023-04-20T11:11:00Z">
        <w:r w:rsidR="00654398">
          <w:rPr>
            <w:rFonts w:eastAsiaTheme="minorEastAsia"/>
            <w:sz w:val="24"/>
            <w:szCs w:val="24"/>
          </w:rPr>
          <w:t>gyroscope</w:t>
        </w:r>
      </w:ins>
      <w:ins w:id="1154" w:author="Boris Gafurov" w:date="2023-04-20T11:06:00Z">
        <w:r>
          <w:rPr>
            <w:rFonts w:eastAsiaTheme="minorEastAsia"/>
            <w:sz w:val="24"/>
            <w:szCs w:val="24"/>
          </w:rPr>
          <w:t xml:space="preserve"> data readings with averages around </w:t>
        </w:r>
      </w:ins>
      <w:ins w:id="1155" w:author="Boris Gafurov" w:date="2023-04-20T11:12:00Z">
        <w:r w:rsidR="00654398">
          <w:rPr>
            <w:rFonts w:eastAsiaTheme="minorEastAsia"/>
            <w:sz w:val="24"/>
            <w:szCs w:val="24"/>
          </w:rPr>
          <w:t>1</w:t>
        </w:r>
      </w:ins>
      <w:ins w:id="1156" w:author="Boris Gafurov" w:date="2023-04-20T11:06:00Z">
        <w:r>
          <w:rPr>
            <w:rFonts w:eastAsiaTheme="minorEastAsia"/>
            <w:sz w:val="24"/>
            <w:szCs w:val="24"/>
          </w:rPr>
          <w:t>0s (Fig.</w:t>
        </w:r>
      </w:ins>
      <w:ins w:id="1157" w:author="Boris Gafurov" w:date="2023-04-20T11:12:00Z">
        <w:r w:rsidR="00654398">
          <w:rPr>
            <w:rFonts w:eastAsiaTheme="minorEastAsia"/>
            <w:sz w:val="24"/>
            <w:szCs w:val="24"/>
          </w:rPr>
          <w:t>9</w:t>
        </w:r>
      </w:ins>
      <w:ins w:id="1158" w:author="Boris Gafurov" w:date="2023-04-20T11:06:00Z">
        <w:r>
          <w:rPr>
            <w:rFonts w:eastAsiaTheme="minorEastAsia"/>
            <w:sz w:val="24"/>
            <w:szCs w:val="24"/>
          </w:rPr>
          <w:t xml:space="preserve">Bs) when compared with stationary phones intervals of </w:t>
        </w:r>
      </w:ins>
      <w:ins w:id="1159" w:author="Boris Gafurov" w:date="2023-04-20T12:06:00Z">
        <w:r w:rsidR="001D72D3">
          <w:rPr>
            <w:rFonts w:eastAsiaTheme="minorEastAsia"/>
            <w:sz w:val="24"/>
            <w:szCs w:val="24"/>
          </w:rPr>
          <w:t>5</w:t>
        </w:r>
      </w:ins>
      <w:ins w:id="1160" w:author="Boris Gafurov" w:date="2023-04-20T11:06:00Z">
        <w:r>
          <w:rPr>
            <w:rFonts w:eastAsiaTheme="minorEastAsia"/>
            <w:sz w:val="24"/>
            <w:szCs w:val="24"/>
          </w:rPr>
          <w:t xml:space="preserve">0s and </w:t>
        </w:r>
      </w:ins>
      <w:ins w:id="1161" w:author="Boris Gafurov" w:date="2023-04-20T12:06:00Z">
        <w:r w:rsidR="001D72D3">
          <w:rPr>
            <w:rFonts w:eastAsiaTheme="minorEastAsia"/>
            <w:sz w:val="24"/>
            <w:szCs w:val="24"/>
          </w:rPr>
          <w:t>20</w:t>
        </w:r>
      </w:ins>
      <w:ins w:id="1162" w:author="Boris Gafurov" w:date="2023-04-20T11:06:00Z">
        <w:r>
          <w:rPr>
            <w:rFonts w:eastAsiaTheme="minorEastAsia"/>
            <w:sz w:val="24"/>
            <w:szCs w:val="24"/>
          </w:rPr>
          <w:t>s (Fig.</w:t>
        </w:r>
      </w:ins>
      <w:ins w:id="1163" w:author="Boris Gafurov" w:date="2023-04-20T12:06:00Z">
        <w:r w:rsidR="001D72D3">
          <w:rPr>
            <w:rFonts w:eastAsiaTheme="minorEastAsia"/>
            <w:sz w:val="24"/>
            <w:szCs w:val="24"/>
          </w:rPr>
          <w:t>9</w:t>
        </w:r>
      </w:ins>
      <w:ins w:id="1164" w:author="Boris Gafurov" w:date="2023-04-20T11:06:00Z">
        <w:r>
          <w:rPr>
            <w:rFonts w:eastAsiaTheme="minorEastAsia"/>
            <w:sz w:val="24"/>
            <w:szCs w:val="24"/>
          </w:rPr>
          <w:t xml:space="preserve">As), for 100% and 10% charged devices, respectively. </w:t>
        </w:r>
      </w:ins>
      <w:ins w:id="1165" w:author="Boris Gafurov" w:date="2023-04-20T12:18:00Z">
        <w:r w:rsidR="008B5636">
          <w:rPr>
            <w:rFonts w:eastAsiaTheme="minorEastAsia"/>
            <w:sz w:val="24"/>
            <w:szCs w:val="24"/>
          </w:rPr>
          <w:t>Ultimately,</w:t>
        </w:r>
      </w:ins>
      <w:ins w:id="1166" w:author="Boris Gafurov" w:date="2023-04-20T11:06:00Z">
        <w:r>
          <w:rPr>
            <w:rFonts w:eastAsiaTheme="minorEastAsia"/>
            <w:sz w:val="24"/>
            <w:szCs w:val="24"/>
          </w:rPr>
          <w:t xml:space="preserve"> that </w:t>
        </w:r>
      </w:ins>
      <w:ins w:id="1167" w:author="Boris Gafurov" w:date="2023-04-20T12:19:00Z">
        <w:r w:rsidR="008B5636">
          <w:rPr>
            <w:rFonts w:eastAsiaTheme="minorEastAsia"/>
            <w:sz w:val="24"/>
            <w:szCs w:val="24"/>
          </w:rPr>
          <w:t xml:space="preserve">made </w:t>
        </w:r>
      </w:ins>
      <w:ins w:id="1168" w:author="Boris Gafurov" w:date="2023-04-20T11:06:00Z">
        <w:r>
          <w:rPr>
            <w:rFonts w:eastAsiaTheme="minorEastAsia"/>
            <w:sz w:val="24"/>
            <w:szCs w:val="24"/>
          </w:rPr>
          <w:t xml:space="preserve">moving phones averages lower than stationary, </w:t>
        </w:r>
      </w:ins>
      <w:ins w:id="1169" w:author="Boris Gafurov" w:date="2023-04-20T12:20:00Z">
        <w:r w:rsidR="008B5636">
          <w:rPr>
            <w:rFonts w:eastAsiaTheme="minorEastAsia"/>
            <w:sz w:val="24"/>
            <w:szCs w:val="24"/>
          </w:rPr>
          <w:t xml:space="preserve">that was </w:t>
        </w:r>
        <w:proofErr w:type="gramStart"/>
        <w:r w:rsidR="008B5636">
          <w:rPr>
            <w:rFonts w:eastAsiaTheme="minorEastAsia"/>
            <w:sz w:val="24"/>
            <w:szCs w:val="24"/>
          </w:rPr>
          <w:t>similar to</w:t>
        </w:r>
        <w:proofErr w:type="gramEnd"/>
        <w:r w:rsidR="008B5636">
          <w:rPr>
            <w:rFonts w:eastAsiaTheme="minorEastAsia"/>
            <w:sz w:val="24"/>
            <w:szCs w:val="24"/>
          </w:rPr>
          <w:t xml:space="preserve"> the effect ob</w:t>
        </w:r>
      </w:ins>
      <w:ins w:id="1170" w:author="Boris Gafurov" w:date="2023-04-20T12:21:00Z">
        <w:r w:rsidR="008B5636">
          <w:rPr>
            <w:rFonts w:eastAsiaTheme="minorEastAsia"/>
            <w:sz w:val="24"/>
            <w:szCs w:val="24"/>
          </w:rPr>
          <w:t xml:space="preserve">served in </w:t>
        </w:r>
      </w:ins>
      <w:ins w:id="1171" w:author="Boris Gafurov" w:date="2023-04-20T12:20:00Z">
        <w:r w:rsidR="008B5636">
          <w:rPr>
            <w:rFonts w:eastAsiaTheme="minorEastAsia"/>
            <w:sz w:val="24"/>
            <w:szCs w:val="24"/>
          </w:rPr>
          <w:t>accelerometer data</w:t>
        </w:r>
      </w:ins>
      <w:ins w:id="1172" w:author="Boris Gafurov" w:date="2023-04-20T12:22:00Z">
        <w:r w:rsidR="008B5636">
          <w:rPr>
            <w:rFonts w:eastAsiaTheme="minorEastAsia"/>
            <w:sz w:val="24"/>
            <w:szCs w:val="24"/>
          </w:rPr>
          <w:t>, however displaying different or opposing dynamics</w:t>
        </w:r>
      </w:ins>
      <w:ins w:id="1173" w:author="Boris Gafurov" w:date="2023-04-20T11:06:00Z">
        <w:r>
          <w:rPr>
            <w:rFonts w:eastAsiaTheme="minorEastAsia"/>
            <w:sz w:val="24"/>
            <w:szCs w:val="24"/>
          </w:rPr>
          <w:t xml:space="preserve">.  </w:t>
        </w:r>
      </w:ins>
    </w:p>
    <w:p w14:paraId="30A2519D" w14:textId="77777777" w:rsidR="0093438B" w:rsidRDefault="0093438B" w:rsidP="003E52F5">
      <w:pPr>
        <w:rPr>
          <w:ins w:id="1174" w:author="Boris Gafurov" w:date="2023-04-20T11:04:00Z"/>
          <w:rFonts w:eastAsiaTheme="minorEastAsia"/>
          <w:sz w:val="24"/>
          <w:szCs w:val="24"/>
        </w:rPr>
      </w:pPr>
    </w:p>
    <w:p w14:paraId="29C2A41B" w14:textId="186B26F0" w:rsidR="0093438B" w:rsidRDefault="0093438B" w:rsidP="6A7CCFFD">
      <w:pPr>
        <w:rPr>
          <w:ins w:id="1175" w:author="Boris Gafurov" w:date="2023-04-20T11:05:00Z"/>
          <w:rFonts w:eastAsiaTheme="minorEastAsia"/>
          <w:sz w:val="24"/>
          <w:szCs w:val="24"/>
        </w:rPr>
      </w:pPr>
      <w:ins w:id="1176" w:author="Boris Gafurov" w:date="2023-04-20T11:04:00Z">
        <w:r>
          <w:rPr>
            <w:rFonts w:eastAsiaTheme="minorEastAsia"/>
            <w:sz w:val="24"/>
            <w:szCs w:val="24"/>
          </w:rPr>
          <w:t>Figure 9.</w:t>
        </w:r>
        <w:r w:rsidRPr="0093438B">
          <w:rPr>
            <w:rFonts w:eastAsiaTheme="minorEastAsia"/>
            <w:sz w:val="24"/>
            <w:szCs w:val="24"/>
          </w:rPr>
          <w:t xml:space="preserve"> </w:t>
        </w:r>
      </w:ins>
      <w:ins w:id="1177" w:author="Boris Gafurov" w:date="2023-04-20T11:05:00Z">
        <w:r>
          <w:rPr>
            <w:rFonts w:eastAsiaTheme="minorEastAsia"/>
            <w:sz w:val="24"/>
            <w:szCs w:val="24"/>
          </w:rPr>
          <w:t xml:space="preserve">Gyroscope data of moving devices shows clusters of </w:t>
        </w:r>
      </w:ins>
      <w:ins w:id="1178" w:author="Boris Gafurov" w:date="2023-04-20T11:06:00Z">
        <w:r>
          <w:rPr>
            <w:rFonts w:eastAsiaTheme="minorEastAsia"/>
            <w:sz w:val="24"/>
            <w:szCs w:val="24"/>
          </w:rPr>
          <w:t>shorter</w:t>
        </w:r>
      </w:ins>
      <w:ins w:id="1179" w:author="Boris Gafurov" w:date="2023-04-20T11:05:00Z">
        <w:r>
          <w:rPr>
            <w:rFonts w:eastAsiaTheme="minorEastAsia"/>
            <w:sz w:val="24"/>
            <w:szCs w:val="24"/>
          </w:rPr>
          <w:t xml:space="preserve"> intervals between sensor data reading.</w:t>
        </w:r>
      </w:ins>
    </w:p>
    <w:p w14:paraId="7C8574F5" w14:textId="347FE6B6" w:rsidR="00727617" w:rsidRDefault="00054EA1" w:rsidP="6A7CCFFD">
      <w:pPr>
        <w:rPr>
          <w:ins w:id="1180" w:author="Boris Gafurov" w:date="2023-03-27T02:00:00Z"/>
          <w:rFonts w:eastAsiaTheme="minorEastAsia"/>
          <w:sz w:val="24"/>
          <w:szCs w:val="24"/>
        </w:rPr>
      </w:pPr>
      <w:ins w:id="1181" w:author="Boris Gafurov" w:date="2023-04-20T10:36:00Z">
        <w:r>
          <w:rPr>
            <w:noProof/>
          </w:rPr>
          <w:drawing>
            <wp:inline distT="0" distB="0" distL="0" distR="0" wp14:anchorId="2BF7CE5B" wp14:editId="5CB43BBE">
              <wp:extent cx="2324100" cy="2755900"/>
              <wp:effectExtent l="0" t="0" r="0" b="0"/>
              <wp:docPr id="213751812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8123" name="Picture 1" descr="Chart, scatter chart&#10;&#10;Description automatically generated"/>
                      <pic:cNvPicPr/>
                    </pic:nvPicPr>
                    <pic:blipFill>
                      <a:blip r:embed="rId13"/>
                      <a:stretch>
                        <a:fillRect/>
                      </a:stretch>
                    </pic:blipFill>
                    <pic:spPr>
                      <a:xfrm>
                        <a:off x="0" y="0"/>
                        <a:ext cx="2324100" cy="2755900"/>
                      </a:xfrm>
                      <a:prstGeom prst="rect">
                        <a:avLst/>
                      </a:prstGeom>
                    </pic:spPr>
                  </pic:pic>
                </a:graphicData>
              </a:graphic>
            </wp:inline>
          </w:drawing>
        </w:r>
        <w:r>
          <w:rPr>
            <w:rFonts w:eastAsiaTheme="minorEastAsia"/>
            <w:sz w:val="24"/>
            <w:szCs w:val="24"/>
          </w:rPr>
          <w:t xml:space="preserve"> </w:t>
        </w:r>
      </w:ins>
      <w:ins w:id="1182" w:author="Boris Gafurov" w:date="2023-04-20T10:37:00Z">
        <w:r>
          <w:rPr>
            <w:noProof/>
          </w:rPr>
          <w:drawing>
            <wp:inline distT="0" distB="0" distL="0" distR="0" wp14:anchorId="1B4D5A50" wp14:editId="018E72A7">
              <wp:extent cx="2298700" cy="2755900"/>
              <wp:effectExtent l="0" t="0" r="0" b="0"/>
              <wp:docPr id="161938643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6435" name="Picture 1" descr="Chart, scatter chart&#10;&#10;Description automatically generated"/>
                      <pic:cNvPicPr/>
                    </pic:nvPicPr>
                    <pic:blipFill>
                      <a:blip r:embed="rId14"/>
                      <a:stretch>
                        <a:fillRect/>
                      </a:stretch>
                    </pic:blipFill>
                    <pic:spPr>
                      <a:xfrm>
                        <a:off x="0" y="0"/>
                        <a:ext cx="2298700" cy="2755900"/>
                      </a:xfrm>
                      <a:prstGeom prst="rect">
                        <a:avLst/>
                      </a:prstGeom>
                    </pic:spPr>
                  </pic:pic>
                </a:graphicData>
              </a:graphic>
            </wp:inline>
          </w:drawing>
        </w:r>
      </w:ins>
    </w:p>
    <w:p w14:paraId="17713F41" w14:textId="77777777" w:rsidR="008B5636" w:rsidRDefault="008B5636" w:rsidP="008B5636">
      <w:pPr>
        <w:rPr>
          <w:ins w:id="1183" w:author="Boris Gafurov" w:date="2023-04-20T12:23:00Z"/>
          <w:rFonts w:eastAsiaTheme="minorEastAsia"/>
          <w:sz w:val="24"/>
          <w:szCs w:val="24"/>
        </w:rPr>
      </w:pPr>
      <w:ins w:id="1184" w:author="Boris Gafurov" w:date="2023-04-20T12:23:00Z">
        <w:r>
          <w:rPr>
            <w:rFonts w:eastAsiaTheme="minorEastAsia"/>
            <w:sz w:val="24"/>
            <w:szCs w:val="24"/>
          </w:rPr>
          <w:t xml:space="preserve">A – denotes whisker box plot for sleeping stationary device, when B – sleeping moving device. </w:t>
        </w:r>
      </w:ins>
    </w:p>
    <w:p w14:paraId="6E9469E4" w14:textId="77777777" w:rsidR="008B5636" w:rsidRDefault="008B5636" w:rsidP="008B5636">
      <w:pPr>
        <w:rPr>
          <w:ins w:id="1185" w:author="Boris Gafurov" w:date="2023-04-20T12:23:00Z"/>
          <w:rFonts w:eastAsiaTheme="minorEastAsia"/>
          <w:sz w:val="24"/>
          <w:szCs w:val="24"/>
        </w:rPr>
      </w:pPr>
    </w:p>
    <w:p w14:paraId="744611D4" w14:textId="22DEA8DE" w:rsidR="006740B9" w:rsidRDefault="008B5636" w:rsidP="003474D2">
      <w:pPr>
        <w:rPr>
          <w:ins w:id="1186" w:author="Boris Gafurov" w:date="2023-04-20T14:59:00Z"/>
          <w:rFonts w:eastAsiaTheme="minorEastAsia"/>
          <w:sz w:val="24"/>
          <w:szCs w:val="24"/>
        </w:rPr>
      </w:pPr>
      <w:ins w:id="1187" w:author="Boris Gafurov" w:date="2023-04-20T12:23:00Z">
        <w:r w:rsidRPr="00F3207C">
          <w:rPr>
            <w:rFonts w:eastAsiaTheme="minorEastAsia"/>
            <w:b/>
            <w:bCs/>
            <w:sz w:val="24"/>
            <w:szCs w:val="24"/>
          </w:rPr>
          <w:t>Accelerometer and Gyroscope</w:t>
        </w:r>
        <w:r>
          <w:rPr>
            <w:rFonts w:eastAsiaTheme="minorEastAsia"/>
            <w:sz w:val="24"/>
            <w:szCs w:val="24"/>
          </w:rPr>
          <w:t xml:space="preserve"> sensors data recording </w:t>
        </w:r>
      </w:ins>
      <w:ins w:id="1188" w:author="Boris Gafurov" w:date="2023-04-20T13:40:00Z">
        <w:r w:rsidR="00E036CA">
          <w:rPr>
            <w:rFonts w:eastAsiaTheme="minorEastAsia"/>
            <w:sz w:val="24"/>
            <w:szCs w:val="24"/>
          </w:rPr>
          <w:t xml:space="preserve">while device was </w:t>
        </w:r>
      </w:ins>
      <w:ins w:id="1189" w:author="Boris Gafurov" w:date="2023-04-20T13:41:00Z">
        <w:r w:rsidR="00E036CA">
          <w:rPr>
            <w:rFonts w:eastAsiaTheme="minorEastAsia"/>
            <w:sz w:val="24"/>
            <w:szCs w:val="24"/>
          </w:rPr>
          <w:t>moving,</w:t>
        </w:r>
      </w:ins>
      <w:ins w:id="1190" w:author="Boris Gafurov" w:date="2023-04-20T12:24:00Z">
        <w:r>
          <w:rPr>
            <w:rFonts w:eastAsiaTheme="minorEastAsia"/>
            <w:sz w:val="24"/>
            <w:szCs w:val="24"/>
          </w:rPr>
          <w:t xml:space="preserve"> or stationary </w:t>
        </w:r>
      </w:ins>
      <w:ins w:id="1191" w:author="Boris Gafurov" w:date="2023-04-20T12:23:00Z">
        <w:r>
          <w:rPr>
            <w:rFonts w:eastAsiaTheme="minorEastAsia"/>
            <w:sz w:val="24"/>
            <w:szCs w:val="24"/>
          </w:rPr>
          <w:t xml:space="preserve">were done simultaneously in this set of experiments. </w:t>
        </w:r>
      </w:ins>
      <w:ins w:id="1192" w:author="Boris Gafurov" w:date="2023-04-20T13:43:00Z">
        <w:r w:rsidR="00E036CA">
          <w:rPr>
            <w:rFonts w:eastAsiaTheme="minorEastAsia"/>
            <w:sz w:val="24"/>
            <w:szCs w:val="24"/>
          </w:rPr>
          <w:t xml:space="preserve">Averages and SDs of the </w:t>
        </w:r>
      </w:ins>
      <w:ins w:id="1193" w:author="Boris Gafurov" w:date="2023-04-20T13:44:00Z">
        <w:r w:rsidR="00E036CA">
          <w:rPr>
            <w:rFonts w:eastAsiaTheme="minorEastAsia"/>
            <w:sz w:val="24"/>
            <w:szCs w:val="24"/>
          </w:rPr>
          <w:t xml:space="preserve">between reading intervals </w:t>
        </w:r>
      </w:ins>
      <w:ins w:id="1194" w:author="Boris Gafurov" w:date="2023-04-20T13:43:00Z">
        <w:r w:rsidR="00E036CA">
          <w:rPr>
            <w:rFonts w:eastAsiaTheme="minorEastAsia"/>
            <w:sz w:val="24"/>
            <w:szCs w:val="24"/>
          </w:rPr>
          <w:t xml:space="preserve">are presented on Figure 10. </w:t>
        </w:r>
      </w:ins>
      <w:ins w:id="1195" w:author="Boris Gafurov" w:date="2023-04-20T13:45:00Z">
        <w:r w:rsidR="00E036CA">
          <w:rPr>
            <w:rFonts w:eastAsiaTheme="minorEastAsia"/>
            <w:sz w:val="24"/>
            <w:szCs w:val="24"/>
          </w:rPr>
          <w:t>Fig</w:t>
        </w:r>
      </w:ins>
      <w:ins w:id="1196" w:author="Boris Gafurov" w:date="2023-04-20T13:46:00Z">
        <w:r w:rsidR="00E036CA">
          <w:rPr>
            <w:rFonts w:eastAsiaTheme="minorEastAsia"/>
            <w:sz w:val="24"/>
            <w:szCs w:val="24"/>
          </w:rPr>
          <w:t xml:space="preserve">ure </w:t>
        </w:r>
      </w:ins>
      <w:ins w:id="1197" w:author="Boris Gafurov" w:date="2023-04-20T13:45:00Z">
        <w:r w:rsidR="00E036CA">
          <w:rPr>
            <w:rFonts w:eastAsiaTheme="minorEastAsia"/>
            <w:sz w:val="24"/>
            <w:szCs w:val="24"/>
          </w:rPr>
          <w:t>10</w:t>
        </w:r>
      </w:ins>
      <w:ins w:id="1198" w:author="Boris Gafurov" w:date="2023-04-20T13:46:00Z">
        <w:r w:rsidR="00E036CA">
          <w:rPr>
            <w:rFonts w:eastAsiaTheme="minorEastAsia"/>
            <w:sz w:val="24"/>
            <w:szCs w:val="24"/>
          </w:rPr>
          <w:t xml:space="preserve"> </w:t>
        </w:r>
      </w:ins>
      <w:ins w:id="1199" w:author="Boris Gafurov" w:date="2023-04-20T13:45:00Z">
        <w:r w:rsidR="00E036CA">
          <w:rPr>
            <w:rFonts w:eastAsiaTheme="minorEastAsia"/>
            <w:sz w:val="24"/>
            <w:szCs w:val="24"/>
          </w:rPr>
          <w:t xml:space="preserve">A1 and A2 illustrate tethered device </w:t>
        </w:r>
      </w:ins>
      <w:ins w:id="1200" w:author="Boris Gafurov" w:date="2023-04-20T13:46:00Z">
        <w:r w:rsidR="00E036CA">
          <w:rPr>
            <w:rFonts w:eastAsiaTheme="minorEastAsia"/>
            <w:sz w:val="24"/>
            <w:szCs w:val="24"/>
          </w:rPr>
          <w:t>data while</w:t>
        </w:r>
      </w:ins>
      <w:ins w:id="1201" w:author="Boris Gafurov" w:date="2023-04-20T13:47:00Z">
        <w:r w:rsidR="00E036CA">
          <w:rPr>
            <w:rFonts w:eastAsiaTheme="minorEastAsia"/>
            <w:sz w:val="24"/>
            <w:szCs w:val="24"/>
          </w:rPr>
          <w:t xml:space="preserve"> stationary</w:t>
        </w:r>
      </w:ins>
      <w:ins w:id="1202" w:author="Boris Gafurov" w:date="2023-04-20T13:46:00Z">
        <w:r w:rsidR="00E036CA">
          <w:rPr>
            <w:rFonts w:eastAsiaTheme="minorEastAsia"/>
            <w:sz w:val="24"/>
            <w:szCs w:val="24"/>
          </w:rPr>
          <w:t xml:space="preserve"> </w:t>
        </w:r>
      </w:ins>
      <w:ins w:id="1203" w:author="Boris Gafurov" w:date="2023-04-20T14:53:00Z">
        <w:r w:rsidR="006740B9">
          <w:rPr>
            <w:rFonts w:eastAsiaTheme="minorEastAsia"/>
            <w:sz w:val="24"/>
            <w:szCs w:val="24"/>
          </w:rPr>
          <w:t xml:space="preserve">and </w:t>
        </w:r>
      </w:ins>
      <w:ins w:id="1204" w:author="Boris Gafurov" w:date="2023-04-20T13:46:00Z">
        <w:r w:rsidR="00E036CA">
          <w:rPr>
            <w:rFonts w:eastAsiaTheme="minorEastAsia"/>
            <w:sz w:val="24"/>
            <w:szCs w:val="24"/>
          </w:rPr>
          <w:t>asleep</w:t>
        </w:r>
      </w:ins>
      <w:ins w:id="1205" w:author="Boris Gafurov" w:date="2023-04-20T14:53:00Z">
        <w:r w:rsidR="00CF744F">
          <w:rPr>
            <w:rFonts w:eastAsiaTheme="minorEastAsia"/>
            <w:sz w:val="24"/>
            <w:szCs w:val="24"/>
          </w:rPr>
          <w:t>,</w:t>
        </w:r>
      </w:ins>
      <w:ins w:id="1206" w:author="Boris Gafurov" w:date="2023-04-20T13:51:00Z">
        <w:r w:rsidR="00997FDD">
          <w:rPr>
            <w:rFonts w:eastAsiaTheme="minorEastAsia"/>
            <w:sz w:val="24"/>
            <w:szCs w:val="24"/>
          </w:rPr>
          <w:t xml:space="preserve"> </w:t>
        </w:r>
      </w:ins>
      <w:proofErr w:type="gramStart"/>
      <w:ins w:id="1207" w:author="Boris Gafurov" w:date="2023-04-20T13:46:00Z">
        <w:r w:rsidR="00E036CA">
          <w:rPr>
            <w:rFonts w:eastAsiaTheme="minorEastAsia"/>
            <w:sz w:val="24"/>
            <w:szCs w:val="24"/>
          </w:rPr>
          <w:t>similar to</w:t>
        </w:r>
        <w:proofErr w:type="gramEnd"/>
        <w:r w:rsidR="00E036CA">
          <w:rPr>
            <w:rFonts w:eastAsiaTheme="minorEastAsia"/>
            <w:sz w:val="24"/>
            <w:szCs w:val="24"/>
          </w:rPr>
          <w:t xml:space="preserve"> Figures 6 and 8. </w:t>
        </w:r>
      </w:ins>
      <w:ins w:id="1208" w:author="Boris Gafurov" w:date="2023-04-20T13:48:00Z">
        <w:r w:rsidR="00997FDD">
          <w:rPr>
            <w:rFonts w:eastAsiaTheme="minorEastAsia"/>
            <w:sz w:val="24"/>
            <w:szCs w:val="24"/>
          </w:rPr>
          <w:t xml:space="preserve">Analyses did not reveal significant changes in averages or distributions between </w:t>
        </w:r>
      </w:ins>
      <w:ins w:id="1209" w:author="Boris Gafurov" w:date="2023-04-20T13:49:00Z">
        <w:r w:rsidR="00997FDD">
          <w:rPr>
            <w:rFonts w:eastAsiaTheme="minorEastAsia"/>
            <w:sz w:val="24"/>
            <w:szCs w:val="24"/>
          </w:rPr>
          <w:t xml:space="preserve">the moving and stationary devices. </w:t>
        </w:r>
      </w:ins>
      <w:ins w:id="1210" w:author="Boris Gafurov" w:date="2023-04-20T13:50:00Z">
        <w:r w:rsidR="00997FDD">
          <w:rPr>
            <w:rFonts w:eastAsiaTheme="minorEastAsia"/>
            <w:sz w:val="24"/>
            <w:szCs w:val="24"/>
          </w:rPr>
          <w:t>However</w:t>
        </w:r>
      </w:ins>
      <w:ins w:id="1211" w:author="Boris Gafurov" w:date="2023-04-20T13:49:00Z">
        <w:r w:rsidR="00997FDD">
          <w:rPr>
            <w:rFonts w:eastAsiaTheme="minorEastAsia"/>
            <w:sz w:val="24"/>
            <w:szCs w:val="24"/>
          </w:rPr>
          <w:t xml:space="preserve">, </w:t>
        </w:r>
      </w:ins>
      <w:ins w:id="1212" w:author="Boris Gafurov" w:date="2023-04-20T14:49:00Z">
        <w:r w:rsidR="00CF744F">
          <w:rPr>
            <w:rFonts w:eastAsiaTheme="minorEastAsia"/>
            <w:sz w:val="24"/>
            <w:szCs w:val="24"/>
          </w:rPr>
          <w:t>like</w:t>
        </w:r>
      </w:ins>
      <w:ins w:id="1213" w:author="Boris Gafurov" w:date="2023-04-20T13:49:00Z">
        <w:r w:rsidR="00997FDD">
          <w:rPr>
            <w:rFonts w:eastAsiaTheme="minorEastAsia"/>
            <w:sz w:val="24"/>
            <w:szCs w:val="24"/>
          </w:rPr>
          <w:t xml:space="preserve"> </w:t>
        </w:r>
      </w:ins>
      <w:ins w:id="1214" w:author="Boris Gafurov" w:date="2023-04-20T14:47:00Z">
        <w:r w:rsidR="00CF744F">
          <w:rPr>
            <w:rFonts w:eastAsiaTheme="minorEastAsia"/>
            <w:sz w:val="24"/>
            <w:szCs w:val="24"/>
          </w:rPr>
          <w:t>accelerometer alone</w:t>
        </w:r>
      </w:ins>
      <w:ins w:id="1215" w:author="Boris Gafurov" w:date="2023-04-20T14:48:00Z">
        <w:r w:rsidR="00CF744F">
          <w:rPr>
            <w:rFonts w:eastAsiaTheme="minorEastAsia"/>
            <w:sz w:val="24"/>
            <w:szCs w:val="24"/>
          </w:rPr>
          <w:t xml:space="preserve"> data</w:t>
        </w:r>
      </w:ins>
      <w:ins w:id="1216" w:author="Boris Gafurov" w:date="2023-04-20T14:47:00Z">
        <w:r w:rsidR="00CF744F">
          <w:rPr>
            <w:rFonts w:eastAsiaTheme="minorEastAsia"/>
            <w:sz w:val="24"/>
            <w:szCs w:val="24"/>
          </w:rPr>
          <w:t xml:space="preserve">, </w:t>
        </w:r>
      </w:ins>
      <w:ins w:id="1217" w:author="Boris Gafurov" w:date="2023-04-20T13:49:00Z">
        <w:r w:rsidR="00997FDD">
          <w:rPr>
            <w:rFonts w:eastAsiaTheme="minorEastAsia"/>
            <w:sz w:val="24"/>
            <w:szCs w:val="24"/>
          </w:rPr>
          <w:t>accelerometer</w:t>
        </w:r>
      </w:ins>
      <w:ins w:id="1218" w:author="Boris Gafurov" w:date="2023-04-20T14:04:00Z">
        <w:r w:rsidR="002C4B16">
          <w:rPr>
            <w:rFonts w:eastAsiaTheme="minorEastAsia"/>
            <w:sz w:val="24"/>
            <w:szCs w:val="24"/>
          </w:rPr>
          <w:t xml:space="preserve"> and gyroscope</w:t>
        </w:r>
      </w:ins>
      <w:ins w:id="1219" w:author="Boris Gafurov" w:date="2023-04-20T13:49:00Z">
        <w:r w:rsidR="00997FDD">
          <w:rPr>
            <w:rFonts w:eastAsiaTheme="minorEastAsia"/>
            <w:sz w:val="24"/>
            <w:szCs w:val="24"/>
          </w:rPr>
          <w:t xml:space="preserve"> data showed </w:t>
        </w:r>
      </w:ins>
      <w:ins w:id="1220" w:author="Boris Gafurov" w:date="2023-04-20T13:50:00Z">
        <w:r w:rsidR="00997FDD">
          <w:rPr>
            <w:rFonts w:eastAsiaTheme="minorEastAsia"/>
            <w:sz w:val="24"/>
            <w:szCs w:val="24"/>
          </w:rPr>
          <w:t xml:space="preserve">significant changes in distributions </w:t>
        </w:r>
      </w:ins>
      <w:ins w:id="1221" w:author="Boris Gafurov" w:date="2023-04-20T14:03:00Z">
        <w:r w:rsidR="002C4B16">
          <w:rPr>
            <w:rFonts w:eastAsiaTheme="minorEastAsia"/>
            <w:sz w:val="24"/>
            <w:szCs w:val="24"/>
          </w:rPr>
          <w:t>of</w:t>
        </w:r>
      </w:ins>
      <w:ins w:id="1222" w:author="Boris Gafurov" w:date="2023-04-20T14:04:00Z">
        <w:r w:rsidR="002C4B16">
          <w:rPr>
            <w:rFonts w:eastAsiaTheme="minorEastAsia"/>
            <w:sz w:val="24"/>
            <w:szCs w:val="24"/>
          </w:rPr>
          <w:t xml:space="preserve"> intervals be</w:t>
        </w:r>
      </w:ins>
      <w:ins w:id="1223" w:author="Boris Gafurov" w:date="2023-04-20T14:05:00Z">
        <w:r w:rsidR="002C4B16">
          <w:rPr>
            <w:rFonts w:eastAsiaTheme="minorEastAsia"/>
            <w:sz w:val="24"/>
            <w:szCs w:val="24"/>
          </w:rPr>
          <w:t xml:space="preserve">tween reading </w:t>
        </w:r>
      </w:ins>
      <w:ins w:id="1224" w:author="Boris Gafurov" w:date="2023-04-20T14:47:00Z">
        <w:r w:rsidR="00CF744F">
          <w:rPr>
            <w:rFonts w:eastAsiaTheme="minorEastAsia"/>
            <w:sz w:val="24"/>
            <w:szCs w:val="24"/>
          </w:rPr>
          <w:t>on</w:t>
        </w:r>
      </w:ins>
      <w:ins w:id="1225" w:author="Boris Gafurov" w:date="2023-04-20T14:03:00Z">
        <w:r w:rsidR="002C4B16">
          <w:rPr>
            <w:rFonts w:eastAsiaTheme="minorEastAsia"/>
            <w:sz w:val="24"/>
            <w:szCs w:val="24"/>
          </w:rPr>
          <w:t xml:space="preserve"> </w:t>
        </w:r>
      </w:ins>
      <w:ins w:id="1226" w:author="Boris Gafurov" w:date="2023-04-20T14:54:00Z">
        <w:r w:rsidR="006740B9">
          <w:rPr>
            <w:rFonts w:eastAsiaTheme="minorEastAsia"/>
            <w:sz w:val="24"/>
            <w:szCs w:val="24"/>
          </w:rPr>
          <w:t xml:space="preserve">plugged in, </w:t>
        </w:r>
      </w:ins>
      <w:ins w:id="1227" w:author="Boris Gafurov" w:date="2023-04-20T14:03:00Z">
        <w:r w:rsidR="002C4B16">
          <w:rPr>
            <w:rFonts w:eastAsiaTheme="minorEastAsia"/>
            <w:sz w:val="24"/>
            <w:szCs w:val="24"/>
          </w:rPr>
          <w:t xml:space="preserve">100% </w:t>
        </w:r>
      </w:ins>
      <w:ins w:id="1228" w:author="Boris Gafurov" w:date="2023-04-20T14:04:00Z">
        <w:r w:rsidR="002C4B16">
          <w:rPr>
            <w:rFonts w:eastAsiaTheme="minorEastAsia"/>
            <w:sz w:val="24"/>
            <w:szCs w:val="24"/>
          </w:rPr>
          <w:t xml:space="preserve">and 10% </w:t>
        </w:r>
      </w:ins>
      <w:ins w:id="1229" w:author="Boris Gafurov" w:date="2023-04-20T14:03:00Z">
        <w:r w:rsidR="002C4B16">
          <w:rPr>
            <w:rFonts w:eastAsiaTheme="minorEastAsia"/>
            <w:sz w:val="24"/>
            <w:szCs w:val="24"/>
          </w:rPr>
          <w:t>char</w:t>
        </w:r>
      </w:ins>
      <w:ins w:id="1230" w:author="Boris Gafurov" w:date="2023-04-20T14:04:00Z">
        <w:r w:rsidR="002C4B16">
          <w:rPr>
            <w:rFonts w:eastAsiaTheme="minorEastAsia"/>
            <w:sz w:val="24"/>
            <w:szCs w:val="24"/>
          </w:rPr>
          <w:t xml:space="preserve">ged </w:t>
        </w:r>
      </w:ins>
      <w:ins w:id="1231" w:author="Boris Gafurov" w:date="2023-04-20T14:05:00Z">
        <w:r w:rsidR="002C4B16">
          <w:rPr>
            <w:rFonts w:eastAsiaTheme="minorEastAsia"/>
            <w:sz w:val="24"/>
            <w:szCs w:val="24"/>
          </w:rPr>
          <w:t xml:space="preserve">devices when </w:t>
        </w:r>
      </w:ins>
      <w:ins w:id="1232" w:author="Boris Gafurov" w:date="2023-04-20T13:50:00Z">
        <w:r w:rsidR="00997FDD">
          <w:rPr>
            <w:rFonts w:eastAsiaTheme="minorEastAsia"/>
            <w:sz w:val="24"/>
            <w:szCs w:val="24"/>
          </w:rPr>
          <w:t xml:space="preserve">compared with </w:t>
        </w:r>
      </w:ins>
      <w:ins w:id="1233" w:author="Boris Gafurov" w:date="2023-04-20T14:05:00Z">
        <w:r w:rsidR="002C4B16">
          <w:rPr>
            <w:rFonts w:eastAsiaTheme="minorEastAsia"/>
            <w:sz w:val="24"/>
            <w:szCs w:val="24"/>
          </w:rPr>
          <w:t xml:space="preserve">devices at </w:t>
        </w:r>
      </w:ins>
      <w:ins w:id="1234" w:author="Boris Gafurov" w:date="2023-04-20T13:50:00Z">
        <w:r w:rsidR="00997FDD">
          <w:rPr>
            <w:rFonts w:eastAsiaTheme="minorEastAsia"/>
            <w:sz w:val="24"/>
            <w:szCs w:val="24"/>
          </w:rPr>
          <w:t>high CPU load</w:t>
        </w:r>
      </w:ins>
      <w:ins w:id="1235" w:author="Boris Gafurov" w:date="2023-04-20T13:56:00Z">
        <w:r w:rsidR="00997FDD">
          <w:rPr>
            <w:rFonts w:eastAsiaTheme="minorEastAsia"/>
            <w:sz w:val="24"/>
            <w:szCs w:val="24"/>
          </w:rPr>
          <w:t xml:space="preserve"> (Accelerometer</w:t>
        </w:r>
      </w:ins>
      <w:ins w:id="1236" w:author="Boris Gafurov" w:date="2023-04-20T14:01:00Z">
        <w:r w:rsidR="002C4B16">
          <w:rPr>
            <w:rFonts w:eastAsiaTheme="minorEastAsia"/>
            <w:sz w:val="24"/>
            <w:szCs w:val="24"/>
          </w:rPr>
          <w:t>:</w:t>
        </w:r>
      </w:ins>
      <w:ins w:id="1237" w:author="Boris Gafurov" w:date="2023-04-20T13:56:00Z">
        <w:r w:rsidR="00997FDD">
          <w:rPr>
            <w:rFonts w:eastAsiaTheme="minorEastAsia"/>
            <w:sz w:val="24"/>
            <w:szCs w:val="24"/>
          </w:rPr>
          <w:t xml:space="preserve"> Fig.</w:t>
        </w:r>
      </w:ins>
      <w:ins w:id="1238" w:author="Boris Gafurov" w:date="2023-04-20T15:06:00Z">
        <w:r w:rsidR="003474D2">
          <w:rPr>
            <w:rFonts w:eastAsiaTheme="minorEastAsia"/>
            <w:sz w:val="24"/>
            <w:szCs w:val="24"/>
          </w:rPr>
          <w:t>10</w:t>
        </w:r>
      </w:ins>
      <w:ins w:id="1239" w:author="Boris Gafurov" w:date="2023-04-20T14:50:00Z">
        <w:r w:rsidR="00CF744F">
          <w:rPr>
            <w:rFonts w:eastAsiaTheme="minorEastAsia"/>
            <w:sz w:val="24"/>
            <w:szCs w:val="24"/>
          </w:rPr>
          <w:t>A1,</w:t>
        </w:r>
      </w:ins>
      <w:ins w:id="1240" w:author="Boris Gafurov" w:date="2023-04-20T13:56:00Z">
        <w:r w:rsidR="00997FDD">
          <w:rPr>
            <w:rFonts w:eastAsiaTheme="minorEastAsia"/>
            <w:sz w:val="24"/>
            <w:szCs w:val="24"/>
          </w:rPr>
          <w:t>B1,D1 vs F1</w:t>
        </w:r>
      </w:ins>
      <w:ins w:id="1241" w:author="Boris Gafurov" w:date="2023-04-20T13:57:00Z">
        <w:r w:rsidR="00997FDD">
          <w:rPr>
            <w:rFonts w:eastAsiaTheme="minorEastAsia"/>
            <w:sz w:val="24"/>
            <w:szCs w:val="24"/>
          </w:rPr>
          <w:t xml:space="preserve">, </w:t>
        </w:r>
      </w:ins>
      <w:ins w:id="1242" w:author="Boris Gafurov" w:date="2023-04-20T14:53:00Z">
        <w:r w:rsidR="00CF744F" w:rsidRPr="00997FDD">
          <w:rPr>
            <w:rFonts w:eastAsiaTheme="minorEastAsia"/>
            <w:sz w:val="24"/>
            <w:szCs w:val="24"/>
          </w:rPr>
          <w:t>2284.</w:t>
        </w:r>
        <w:r w:rsidR="00CF744F">
          <w:rPr>
            <w:rFonts w:eastAsiaTheme="minorEastAsia"/>
            <w:sz w:val="24"/>
            <w:szCs w:val="24"/>
          </w:rPr>
          <w:t>50+/-</w:t>
        </w:r>
        <w:r w:rsidR="00CF744F" w:rsidRPr="005A4EDD">
          <w:rPr>
            <w:rFonts w:eastAsiaTheme="minorEastAsia"/>
            <w:sz w:val="24"/>
            <w:szCs w:val="24"/>
          </w:rPr>
          <w:t>6314.87</w:t>
        </w:r>
        <w:r w:rsidR="00CF744F">
          <w:rPr>
            <w:rFonts w:eastAsiaTheme="minorEastAsia"/>
            <w:sz w:val="24"/>
            <w:szCs w:val="24"/>
          </w:rPr>
          <w:t xml:space="preserve"> n=69, </w:t>
        </w:r>
      </w:ins>
      <w:ins w:id="1243" w:author="Boris Gafurov" w:date="2023-04-20T13:57:00Z">
        <w:r w:rsidR="00997FDD" w:rsidRPr="00997FDD">
          <w:rPr>
            <w:rFonts w:eastAsiaTheme="minorEastAsia"/>
            <w:sz w:val="24"/>
            <w:szCs w:val="24"/>
          </w:rPr>
          <w:t>1841.2</w:t>
        </w:r>
        <w:r w:rsidR="00997FDD">
          <w:rPr>
            <w:rFonts w:eastAsiaTheme="minorEastAsia"/>
            <w:sz w:val="24"/>
            <w:szCs w:val="24"/>
          </w:rPr>
          <w:t>6+/-</w:t>
        </w:r>
      </w:ins>
      <w:ins w:id="1244" w:author="Boris Gafurov" w:date="2023-04-20T14:11:00Z">
        <w:r w:rsidR="00CD771B" w:rsidRPr="00CD771B">
          <w:rPr>
            <w:rFonts w:eastAsiaTheme="minorEastAsia"/>
            <w:sz w:val="24"/>
            <w:szCs w:val="24"/>
          </w:rPr>
          <w:t>7085.69</w:t>
        </w:r>
        <w:r w:rsidR="00CD771B">
          <w:rPr>
            <w:rFonts w:eastAsiaTheme="minorEastAsia"/>
            <w:sz w:val="24"/>
            <w:szCs w:val="24"/>
          </w:rPr>
          <w:t xml:space="preserve"> </w:t>
        </w:r>
      </w:ins>
      <w:ins w:id="1245" w:author="Boris Gafurov" w:date="2023-04-20T13:57:00Z">
        <w:r w:rsidR="00997FDD">
          <w:rPr>
            <w:rFonts w:eastAsiaTheme="minorEastAsia"/>
            <w:sz w:val="24"/>
            <w:szCs w:val="24"/>
          </w:rPr>
          <w:t>n=</w:t>
        </w:r>
      </w:ins>
      <w:ins w:id="1246" w:author="Boris Gafurov" w:date="2023-04-20T14:00:00Z">
        <w:r w:rsidR="002C4B16">
          <w:rPr>
            <w:rFonts w:eastAsiaTheme="minorEastAsia"/>
            <w:sz w:val="24"/>
            <w:szCs w:val="24"/>
          </w:rPr>
          <w:t>214 with Z score=2.03</w:t>
        </w:r>
      </w:ins>
      <w:ins w:id="1247" w:author="Boris Gafurov" w:date="2023-04-20T13:57:00Z">
        <w:r w:rsidR="00997FDD">
          <w:rPr>
            <w:rFonts w:eastAsiaTheme="minorEastAsia"/>
            <w:sz w:val="24"/>
            <w:szCs w:val="24"/>
          </w:rPr>
          <w:t xml:space="preserve">, </w:t>
        </w:r>
      </w:ins>
      <w:ins w:id="1248" w:author="Boris Gafurov" w:date="2023-04-20T13:58:00Z">
        <w:r w:rsidR="002C4B16" w:rsidRPr="002C4B16">
          <w:rPr>
            <w:rFonts w:eastAsiaTheme="minorEastAsia"/>
            <w:sz w:val="24"/>
            <w:szCs w:val="24"/>
          </w:rPr>
          <w:t>1583.70</w:t>
        </w:r>
        <w:r w:rsidR="002C4B16">
          <w:rPr>
            <w:rFonts w:eastAsiaTheme="minorEastAsia"/>
            <w:sz w:val="24"/>
            <w:szCs w:val="24"/>
          </w:rPr>
          <w:t>+/-</w:t>
        </w:r>
      </w:ins>
      <w:ins w:id="1249" w:author="Boris Gafurov" w:date="2023-04-20T14:10:00Z">
        <w:r w:rsidR="00CD771B" w:rsidRPr="00CD771B">
          <w:rPr>
            <w:rFonts w:eastAsiaTheme="minorEastAsia"/>
            <w:sz w:val="24"/>
            <w:szCs w:val="24"/>
          </w:rPr>
          <w:t>5122.55</w:t>
        </w:r>
        <w:r w:rsidR="00CD771B">
          <w:rPr>
            <w:rFonts w:eastAsiaTheme="minorEastAsia"/>
            <w:sz w:val="24"/>
            <w:szCs w:val="24"/>
          </w:rPr>
          <w:t xml:space="preserve"> </w:t>
        </w:r>
      </w:ins>
      <w:ins w:id="1250" w:author="Boris Gafurov" w:date="2023-04-20T13:58:00Z">
        <w:r w:rsidR="002C4B16">
          <w:rPr>
            <w:rFonts w:eastAsiaTheme="minorEastAsia"/>
            <w:sz w:val="24"/>
            <w:szCs w:val="24"/>
          </w:rPr>
          <w:t>n=</w:t>
        </w:r>
      </w:ins>
      <w:ins w:id="1251" w:author="Boris Gafurov" w:date="2023-04-20T14:00:00Z">
        <w:r w:rsidR="002C4B16">
          <w:rPr>
            <w:rFonts w:eastAsiaTheme="minorEastAsia"/>
            <w:sz w:val="24"/>
            <w:szCs w:val="24"/>
          </w:rPr>
          <w:t>220 with Z score=2.22</w:t>
        </w:r>
      </w:ins>
      <w:ins w:id="1252" w:author="Boris Gafurov" w:date="2023-04-20T13:58:00Z">
        <w:r w:rsidR="002C4B16">
          <w:rPr>
            <w:rFonts w:eastAsiaTheme="minorEastAsia"/>
            <w:sz w:val="24"/>
            <w:szCs w:val="24"/>
          </w:rPr>
          <w:t xml:space="preserve">, vs </w:t>
        </w:r>
      </w:ins>
      <w:ins w:id="1253" w:author="Boris Gafurov" w:date="2023-04-20T13:59:00Z">
        <w:r w:rsidR="002C4B16" w:rsidRPr="002C4B16">
          <w:rPr>
            <w:rFonts w:eastAsiaTheme="minorEastAsia"/>
            <w:sz w:val="24"/>
            <w:szCs w:val="24"/>
          </w:rPr>
          <w:t>291.3</w:t>
        </w:r>
        <w:r w:rsidR="002C4B16">
          <w:rPr>
            <w:rFonts w:eastAsiaTheme="minorEastAsia"/>
            <w:sz w:val="24"/>
            <w:szCs w:val="24"/>
          </w:rPr>
          <w:t>7+/-</w:t>
        </w:r>
      </w:ins>
      <w:ins w:id="1254" w:author="Boris Gafurov" w:date="2023-04-20T14:08:00Z">
        <w:r w:rsidR="00CD771B">
          <w:rPr>
            <w:rFonts w:eastAsiaTheme="minorEastAsia"/>
            <w:sz w:val="24"/>
            <w:szCs w:val="24"/>
          </w:rPr>
          <w:t>2.38</w:t>
        </w:r>
      </w:ins>
      <w:ins w:id="1255" w:author="Boris Gafurov" w:date="2023-04-20T13:59:00Z">
        <w:r w:rsidR="002C4B16">
          <w:rPr>
            <w:rFonts w:eastAsiaTheme="minorEastAsia"/>
            <w:sz w:val="24"/>
            <w:szCs w:val="24"/>
          </w:rPr>
          <w:t xml:space="preserve"> n=617</w:t>
        </w:r>
      </w:ins>
      <w:ins w:id="1256" w:author="Boris Gafurov" w:date="2023-04-20T14:01:00Z">
        <w:r w:rsidR="002C4B16">
          <w:rPr>
            <w:rFonts w:eastAsiaTheme="minorEastAsia"/>
            <w:sz w:val="24"/>
            <w:szCs w:val="24"/>
          </w:rPr>
          <w:t xml:space="preserve">; Gyroscope: </w:t>
        </w:r>
      </w:ins>
      <w:ins w:id="1257" w:author="Boris Gafurov" w:date="2023-04-20T14:52:00Z">
        <w:r w:rsidR="00CF744F">
          <w:rPr>
            <w:rFonts w:eastAsiaTheme="minorEastAsia"/>
            <w:sz w:val="24"/>
            <w:szCs w:val="24"/>
          </w:rPr>
          <w:t>Fig.</w:t>
        </w:r>
      </w:ins>
      <w:ins w:id="1258" w:author="Boris Gafurov" w:date="2023-04-20T15:06:00Z">
        <w:r w:rsidR="003474D2">
          <w:rPr>
            <w:rFonts w:eastAsiaTheme="minorEastAsia"/>
            <w:sz w:val="24"/>
            <w:szCs w:val="24"/>
          </w:rPr>
          <w:t>10</w:t>
        </w:r>
      </w:ins>
      <w:ins w:id="1259" w:author="Boris Gafurov" w:date="2023-04-20T14:52:00Z">
        <w:r w:rsidR="00CF744F">
          <w:rPr>
            <w:rFonts w:eastAsiaTheme="minorEastAsia"/>
            <w:sz w:val="24"/>
            <w:szCs w:val="24"/>
          </w:rPr>
          <w:t xml:space="preserve">A2,B2,D2 vs F2, </w:t>
        </w:r>
      </w:ins>
      <w:ins w:id="1260" w:author="Boris Gafurov" w:date="2023-04-20T14:53:00Z">
        <w:r w:rsidR="00CF744F" w:rsidRPr="00997FDD">
          <w:rPr>
            <w:rFonts w:eastAsiaTheme="minorEastAsia"/>
            <w:sz w:val="24"/>
            <w:szCs w:val="24"/>
          </w:rPr>
          <w:t>3093.29</w:t>
        </w:r>
        <w:r w:rsidR="00CF744F">
          <w:rPr>
            <w:rFonts w:eastAsiaTheme="minorEastAsia"/>
            <w:sz w:val="24"/>
            <w:szCs w:val="24"/>
          </w:rPr>
          <w:t>+/-</w:t>
        </w:r>
        <w:r w:rsidR="00CF744F" w:rsidRPr="005A4EDD">
          <w:rPr>
            <w:rFonts w:eastAsiaTheme="minorEastAsia"/>
            <w:sz w:val="24"/>
            <w:szCs w:val="24"/>
          </w:rPr>
          <w:t>7200.04</w:t>
        </w:r>
        <w:r w:rsidR="00CF744F">
          <w:rPr>
            <w:rFonts w:eastAsiaTheme="minorEastAsia"/>
            <w:sz w:val="24"/>
            <w:szCs w:val="24"/>
          </w:rPr>
          <w:t xml:space="preserve"> n=51, </w:t>
        </w:r>
      </w:ins>
      <w:ins w:id="1261" w:author="Boris Gafurov" w:date="2023-04-20T14:01:00Z">
        <w:r w:rsidR="002C4B16" w:rsidRPr="002C4B16">
          <w:rPr>
            <w:rFonts w:eastAsiaTheme="minorEastAsia"/>
            <w:sz w:val="24"/>
            <w:szCs w:val="24"/>
          </w:rPr>
          <w:t>1862.41</w:t>
        </w:r>
        <w:r w:rsidR="002C4B16">
          <w:rPr>
            <w:rFonts w:eastAsiaTheme="minorEastAsia"/>
            <w:sz w:val="24"/>
            <w:szCs w:val="24"/>
          </w:rPr>
          <w:t>+/-</w:t>
        </w:r>
      </w:ins>
      <w:ins w:id="1262" w:author="Boris Gafurov" w:date="2023-04-20T14:11:00Z">
        <w:r w:rsidR="00CD771B" w:rsidRPr="00CD771B">
          <w:rPr>
            <w:rFonts w:eastAsiaTheme="minorEastAsia"/>
            <w:sz w:val="24"/>
            <w:szCs w:val="24"/>
          </w:rPr>
          <w:t>7147.52</w:t>
        </w:r>
        <w:r w:rsidR="00CD771B">
          <w:rPr>
            <w:rFonts w:eastAsiaTheme="minorEastAsia"/>
            <w:sz w:val="24"/>
            <w:szCs w:val="24"/>
          </w:rPr>
          <w:t xml:space="preserve"> </w:t>
        </w:r>
      </w:ins>
      <w:ins w:id="1263" w:author="Boris Gafurov" w:date="2023-04-20T14:01:00Z">
        <w:r w:rsidR="002C4B16">
          <w:rPr>
            <w:rFonts w:eastAsiaTheme="minorEastAsia"/>
            <w:sz w:val="24"/>
            <w:szCs w:val="24"/>
          </w:rPr>
          <w:t>n=217</w:t>
        </w:r>
      </w:ins>
      <w:ins w:id="1264" w:author="Boris Gafurov" w:date="2023-04-20T14:02:00Z">
        <w:r w:rsidR="002C4B16">
          <w:rPr>
            <w:rFonts w:eastAsiaTheme="minorEastAsia"/>
            <w:sz w:val="24"/>
            <w:szCs w:val="24"/>
          </w:rPr>
          <w:t xml:space="preserve"> with Z score=2.03, </w:t>
        </w:r>
        <w:r w:rsidR="002C4B16" w:rsidRPr="002C4B16">
          <w:rPr>
            <w:rFonts w:eastAsiaTheme="minorEastAsia"/>
            <w:sz w:val="24"/>
            <w:szCs w:val="24"/>
          </w:rPr>
          <w:t>1527.3</w:t>
        </w:r>
        <w:r w:rsidR="002C4B16">
          <w:rPr>
            <w:rFonts w:eastAsiaTheme="minorEastAsia"/>
            <w:sz w:val="24"/>
            <w:szCs w:val="24"/>
          </w:rPr>
          <w:t>4+/-</w:t>
        </w:r>
      </w:ins>
      <w:ins w:id="1265" w:author="Boris Gafurov" w:date="2023-04-20T14:09:00Z">
        <w:r w:rsidR="00CD771B" w:rsidRPr="00CD771B">
          <w:rPr>
            <w:rFonts w:eastAsiaTheme="minorEastAsia"/>
            <w:sz w:val="24"/>
            <w:szCs w:val="24"/>
          </w:rPr>
          <w:t>2898.29</w:t>
        </w:r>
      </w:ins>
      <w:ins w:id="1266" w:author="Boris Gafurov" w:date="2023-04-20T14:03:00Z">
        <w:r w:rsidR="002C4B16">
          <w:rPr>
            <w:rFonts w:eastAsiaTheme="minorEastAsia"/>
            <w:sz w:val="24"/>
            <w:szCs w:val="24"/>
          </w:rPr>
          <w:t>n=84 with Z score=2.21</w:t>
        </w:r>
      </w:ins>
      <w:ins w:id="1267" w:author="Boris Gafurov" w:date="2023-04-20T14:05:00Z">
        <w:r w:rsidR="002C4B16">
          <w:rPr>
            <w:rFonts w:eastAsiaTheme="minorEastAsia"/>
            <w:sz w:val="24"/>
            <w:szCs w:val="24"/>
          </w:rPr>
          <w:t xml:space="preserve"> </w:t>
        </w:r>
      </w:ins>
      <w:ins w:id="1268" w:author="Boris Gafurov" w:date="2023-04-20T14:06:00Z">
        <w:r w:rsidR="002C4B16">
          <w:rPr>
            <w:rFonts w:eastAsiaTheme="minorEastAsia"/>
            <w:sz w:val="24"/>
            <w:szCs w:val="24"/>
          </w:rPr>
          <w:t xml:space="preserve">vs </w:t>
        </w:r>
        <w:r w:rsidR="002C4B16" w:rsidRPr="002C4B16">
          <w:rPr>
            <w:rFonts w:eastAsiaTheme="minorEastAsia"/>
            <w:sz w:val="24"/>
            <w:szCs w:val="24"/>
          </w:rPr>
          <w:t>291.1</w:t>
        </w:r>
        <w:r w:rsidR="002C4B16">
          <w:rPr>
            <w:rFonts w:eastAsiaTheme="minorEastAsia"/>
            <w:sz w:val="24"/>
            <w:szCs w:val="24"/>
          </w:rPr>
          <w:t>9+/-</w:t>
        </w:r>
      </w:ins>
      <w:ins w:id="1269" w:author="Boris Gafurov" w:date="2023-04-20T14:08:00Z">
        <w:r w:rsidR="002C4B16">
          <w:rPr>
            <w:rFonts w:eastAsiaTheme="minorEastAsia"/>
            <w:sz w:val="24"/>
            <w:szCs w:val="24"/>
          </w:rPr>
          <w:t>4.18</w:t>
        </w:r>
      </w:ins>
      <w:ins w:id="1270" w:author="Boris Gafurov" w:date="2023-04-20T14:07:00Z">
        <w:r w:rsidR="002C4B16">
          <w:rPr>
            <w:rFonts w:eastAsiaTheme="minorEastAsia"/>
            <w:sz w:val="24"/>
            <w:szCs w:val="24"/>
          </w:rPr>
          <w:t xml:space="preserve"> n=618</w:t>
        </w:r>
      </w:ins>
      <w:ins w:id="1271" w:author="Boris Gafurov" w:date="2023-04-20T14:03:00Z">
        <w:r w:rsidR="002C4B16">
          <w:rPr>
            <w:rFonts w:eastAsiaTheme="minorEastAsia"/>
            <w:sz w:val="24"/>
            <w:szCs w:val="24"/>
          </w:rPr>
          <w:t>)</w:t>
        </w:r>
      </w:ins>
      <w:ins w:id="1272" w:author="Boris Gafurov" w:date="2023-04-20T14:05:00Z">
        <w:r w:rsidR="002C4B16">
          <w:rPr>
            <w:rFonts w:eastAsiaTheme="minorEastAsia"/>
            <w:sz w:val="24"/>
            <w:szCs w:val="24"/>
          </w:rPr>
          <w:t xml:space="preserve">. </w:t>
        </w:r>
      </w:ins>
      <w:ins w:id="1273" w:author="Boris Gafurov" w:date="2023-04-20T14:56:00Z">
        <w:r w:rsidR="006740B9">
          <w:rPr>
            <w:rFonts w:eastAsiaTheme="minorEastAsia"/>
            <w:sz w:val="24"/>
            <w:szCs w:val="24"/>
          </w:rPr>
          <w:t>Analogous results were seen in the distributions</w:t>
        </w:r>
      </w:ins>
      <w:ins w:id="1274" w:author="Boris Gafurov" w:date="2023-04-20T14:57:00Z">
        <w:r w:rsidR="006740B9">
          <w:rPr>
            <w:rFonts w:eastAsiaTheme="minorEastAsia"/>
            <w:sz w:val="24"/>
            <w:szCs w:val="24"/>
          </w:rPr>
          <w:t xml:space="preserve"> when device was </w:t>
        </w:r>
        <w:r w:rsidR="006740B9">
          <w:rPr>
            <w:rFonts w:eastAsiaTheme="minorEastAsia"/>
            <w:sz w:val="24"/>
            <w:szCs w:val="24"/>
          </w:rPr>
          <w:lastRenderedPageBreak/>
          <w:t>moving (Accelerometer: Fig.</w:t>
        </w:r>
      </w:ins>
      <w:ins w:id="1275" w:author="Boris Gafurov" w:date="2023-04-20T15:06:00Z">
        <w:r w:rsidR="003474D2">
          <w:rPr>
            <w:rFonts w:eastAsiaTheme="minorEastAsia"/>
            <w:sz w:val="24"/>
            <w:szCs w:val="24"/>
          </w:rPr>
          <w:t>10</w:t>
        </w:r>
      </w:ins>
      <w:ins w:id="1276" w:author="Boris Gafurov" w:date="2023-04-20T14:58:00Z">
        <w:r w:rsidR="006740B9">
          <w:rPr>
            <w:rFonts w:eastAsiaTheme="minorEastAsia"/>
            <w:sz w:val="24"/>
            <w:szCs w:val="24"/>
          </w:rPr>
          <w:t>C1</w:t>
        </w:r>
      </w:ins>
      <w:ins w:id="1277" w:author="Boris Gafurov" w:date="2023-04-20T14:57:00Z">
        <w:r w:rsidR="006740B9">
          <w:rPr>
            <w:rFonts w:eastAsiaTheme="minorEastAsia"/>
            <w:sz w:val="24"/>
            <w:szCs w:val="24"/>
          </w:rPr>
          <w:t>,</w:t>
        </w:r>
      </w:ins>
      <w:ins w:id="1278" w:author="Boris Gafurov" w:date="2023-04-20T14:58:00Z">
        <w:r w:rsidR="006740B9">
          <w:rPr>
            <w:rFonts w:eastAsiaTheme="minorEastAsia"/>
            <w:sz w:val="24"/>
            <w:szCs w:val="24"/>
          </w:rPr>
          <w:t>E</w:t>
        </w:r>
      </w:ins>
      <w:ins w:id="1279" w:author="Boris Gafurov" w:date="2023-04-20T14:57:00Z">
        <w:r w:rsidR="006740B9">
          <w:rPr>
            <w:rFonts w:eastAsiaTheme="minorEastAsia"/>
            <w:sz w:val="24"/>
            <w:szCs w:val="24"/>
          </w:rPr>
          <w:t xml:space="preserve">1 vs </w:t>
        </w:r>
      </w:ins>
      <w:ins w:id="1280" w:author="Boris Gafurov" w:date="2023-04-20T14:58:00Z">
        <w:r w:rsidR="006740B9">
          <w:rPr>
            <w:rFonts w:eastAsiaTheme="minorEastAsia"/>
            <w:sz w:val="24"/>
            <w:szCs w:val="24"/>
          </w:rPr>
          <w:t>G</w:t>
        </w:r>
      </w:ins>
      <w:ins w:id="1281" w:author="Boris Gafurov" w:date="2023-04-20T14:57:00Z">
        <w:r w:rsidR="006740B9">
          <w:rPr>
            <w:rFonts w:eastAsiaTheme="minorEastAsia"/>
            <w:sz w:val="24"/>
            <w:szCs w:val="24"/>
          </w:rPr>
          <w:t xml:space="preserve">1, </w:t>
        </w:r>
      </w:ins>
      <w:ins w:id="1282" w:author="Boris Gafurov" w:date="2023-04-20T14:58:00Z">
        <w:r w:rsidR="006740B9" w:rsidRPr="006740B9">
          <w:rPr>
            <w:rFonts w:eastAsiaTheme="minorEastAsia"/>
            <w:sz w:val="24"/>
            <w:szCs w:val="24"/>
          </w:rPr>
          <w:t>2495.22</w:t>
        </w:r>
      </w:ins>
      <w:ins w:id="1283" w:author="Boris Gafurov" w:date="2023-04-20T14:59:00Z">
        <w:r w:rsidR="006740B9">
          <w:rPr>
            <w:rFonts w:eastAsiaTheme="minorEastAsia"/>
            <w:sz w:val="24"/>
            <w:szCs w:val="24"/>
          </w:rPr>
          <w:t>+/-</w:t>
        </w:r>
      </w:ins>
      <w:ins w:id="1284" w:author="Boris Gafurov" w:date="2023-04-20T14:58:00Z">
        <w:r w:rsidR="006740B9" w:rsidRPr="006740B9">
          <w:rPr>
            <w:rFonts w:eastAsiaTheme="minorEastAsia"/>
            <w:sz w:val="24"/>
            <w:szCs w:val="24"/>
          </w:rPr>
          <w:t>8213.4</w:t>
        </w:r>
      </w:ins>
      <w:ins w:id="1285" w:author="Boris Gafurov" w:date="2023-04-20T14:59:00Z">
        <w:r w:rsidR="006740B9">
          <w:rPr>
            <w:rFonts w:eastAsiaTheme="minorEastAsia"/>
            <w:sz w:val="24"/>
            <w:szCs w:val="24"/>
          </w:rPr>
          <w:t>5 n=</w:t>
        </w:r>
      </w:ins>
      <w:ins w:id="1286" w:author="Boris Gafurov" w:date="2023-04-20T14:58:00Z">
        <w:r w:rsidR="006740B9" w:rsidRPr="006740B9">
          <w:rPr>
            <w:rFonts w:eastAsiaTheme="minorEastAsia"/>
            <w:sz w:val="24"/>
            <w:szCs w:val="24"/>
          </w:rPr>
          <w:t>54</w:t>
        </w:r>
      </w:ins>
      <w:ins w:id="1287" w:author="Boris Gafurov" w:date="2023-04-20T15:02:00Z">
        <w:r w:rsidR="006740B9">
          <w:rPr>
            <w:rFonts w:eastAsiaTheme="minorEastAsia"/>
            <w:sz w:val="24"/>
            <w:szCs w:val="24"/>
          </w:rPr>
          <w:t xml:space="preserve"> with Z score=1.97</w:t>
        </w:r>
      </w:ins>
      <w:ins w:id="1288" w:author="Boris Gafurov" w:date="2023-04-20T14:59:00Z">
        <w:r w:rsidR="006740B9">
          <w:rPr>
            <w:rFonts w:eastAsiaTheme="minorEastAsia"/>
            <w:sz w:val="24"/>
            <w:szCs w:val="24"/>
          </w:rPr>
          <w:t xml:space="preserve">, </w:t>
        </w:r>
      </w:ins>
      <w:ins w:id="1289" w:author="Boris Gafurov" w:date="2023-04-20T15:00:00Z">
        <w:r w:rsidR="006740B9" w:rsidRPr="006740B9">
          <w:rPr>
            <w:rFonts w:eastAsiaTheme="minorEastAsia"/>
            <w:sz w:val="24"/>
            <w:szCs w:val="24"/>
          </w:rPr>
          <w:t>1248.</w:t>
        </w:r>
        <w:r w:rsidR="006740B9">
          <w:rPr>
            <w:rFonts w:eastAsiaTheme="minorEastAsia"/>
            <w:sz w:val="24"/>
            <w:szCs w:val="24"/>
          </w:rPr>
          <w:t>40+/-</w:t>
        </w:r>
        <w:r w:rsidR="006740B9" w:rsidRPr="006740B9">
          <w:rPr>
            <w:rFonts w:eastAsiaTheme="minorEastAsia"/>
            <w:sz w:val="24"/>
            <w:szCs w:val="24"/>
          </w:rPr>
          <w:t>2898.29</w:t>
        </w:r>
        <w:r w:rsidR="006740B9">
          <w:rPr>
            <w:rFonts w:eastAsiaTheme="minorEastAsia"/>
            <w:sz w:val="24"/>
            <w:szCs w:val="24"/>
          </w:rPr>
          <w:t xml:space="preserve"> n=</w:t>
        </w:r>
        <w:r w:rsidR="006740B9" w:rsidRPr="006740B9">
          <w:rPr>
            <w:rFonts w:eastAsiaTheme="minorEastAsia"/>
            <w:sz w:val="24"/>
            <w:szCs w:val="24"/>
          </w:rPr>
          <w:t>144</w:t>
        </w:r>
      </w:ins>
      <w:ins w:id="1290" w:author="Boris Gafurov" w:date="2023-04-20T15:02:00Z">
        <w:r w:rsidR="006740B9">
          <w:rPr>
            <w:rFonts w:eastAsiaTheme="minorEastAsia"/>
            <w:sz w:val="24"/>
            <w:szCs w:val="24"/>
          </w:rPr>
          <w:t xml:space="preserve"> with Z score=3.96</w:t>
        </w:r>
      </w:ins>
      <w:ins w:id="1291" w:author="Boris Gafurov" w:date="2023-04-20T15:04:00Z">
        <w:r w:rsidR="003474D2">
          <w:rPr>
            <w:rFonts w:eastAsiaTheme="minorEastAsia"/>
            <w:sz w:val="24"/>
            <w:szCs w:val="24"/>
          </w:rPr>
          <w:t xml:space="preserve"> vs</w:t>
        </w:r>
      </w:ins>
      <w:ins w:id="1292" w:author="Boris Gafurov" w:date="2023-04-20T15:00:00Z">
        <w:r w:rsidR="006740B9">
          <w:rPr>
            <w:rFonts w:eastAsiaTheme="minorEastAsia"/>
            <w:sz w:val="24"/>
            <w:szCs w:val="24"/>
          </w:rPr>
          <w:t xml:space="preserve"> </w:t>
        </w:r>
        <w:r w:rsidR="006740B9" w:rsidRPr="006740B9">
          <w:rPr>
            <w:rFonts w:eastAsiaTheme="minorEastAsia"/>
            <w:sz w:val="24"/>
            <w:szCs w:val="24"/>
          </w:rPr>
          <w:t>291.54</w:t>
        </w:r>
      </w:ins>
      <w:ins w:id="1293" w:author="Boris Gafurov" w:date="2023-04-20T15:01:00Z">
        <w:r w:rsidR="006740B9">
          <w:rPr>
            <w:rFonts w:eastAsiaTheme="minorEastAsia"/>
            <w:sz w:val="24"/>
            <w:szCs w:val="24"/>
          </w:rPr>
          <w:t>+/-</w:t>
        </w:r>
      </w:ins>
      <w:ins w:id="1294" w:author="Boris Gafurov" w:date="2023-04-20T15:00:00Z">
        <w:r w:rsidR="006740B9" w:rsidRPr="006740B9">
          <w:rPr>
            <w:rFonts w:eastAsiaTheme="minorEastAsia"/>
            <w:sz w:val="24"/>
            <w:szCs w:val="24"/>
          </w:rPr>
          <w:t>3.42</w:t>
        </w:r>
      </w:ins>
      <w:ins w:id="1295" w:author="Boris Gafurov" w:date="2023-04-20T15:01:00Z">
        <w:r w:rsidR="006740B9">
          <w:rPr>
            <w:rFonts w:eastAsiaTheme="minorEastAsia"/>
            <w:sz w:val="24"/>
            <w:szCs w:val="24"/>
          </w:rPr>
          <w:t xml:space="preserve"> n=</w:t>
        </w:r>
      </w:ins>
      <w:ins w:id="1296" w:author="Boris Gafurov" w:date="2023-04-20T15:00:00Z">
        <w:r w:rsidR="006740B9" w:rsidRPr="006740B9">
          <w:rPr>
            <w:rFonts w:eastAsiaTheme="minorEastAsia"/>
            <w:sz w:val="24"/>
            <w:szCs w:val="24"/>
          </w:rPr>
          <w:t>617</w:t>
        </w:r>
      </w:ins>
      <w:ins w:id="1297" w:author="Boris Gafurov" w:date="2023-04-20T15:01:00Z">
        <w:r w:rsidR="006740B9">
          <w:rPr>
            <w:rFonts w:eastAsiaTheme="minorEastAsia"/>
            <w:sz w:val="24"/>
            <w:szCs w:val="24"/>
          </w:rPr>
          <w:t>,</w:t>
        </w:r>
      </w:ins>
      <w:ins w:id="1298" w:author="Boris Gafurov" w:date="2023-04-20T15:02:00Z">
        <w:r w:rsidR="006740B9">
          <w:rPr>
            <w:rFonts w:eastAsiaTheme="minorEastAsia"/>
            <w:sz w:val="24"/>
            <w:szCs w:val="24"/>
          </w:rPr>
          <w:t xml:space="preserve"> Gyroscope: </w:t>
        </w:r>
      </w:ins>
      <w:ins w:id="1299" w:author="Boris Gafurov" w:date="2023-04-20T15:04:00Z">
        <w:r w:rsidR="003474D2">
          <w:rPr>
            <w:rFonts w:eastAsiaTheme="minorEastAsia"/>
            <w:sz w:val="24"/>
            <w:szCs w:val="24"/>
          </w:rPr>
          <w:t xml:space="preserve">Fig.C2,E2 vs G2, </w:t>
        </w:r>
      </w:ins>
      <w:ins w:id="1300" w:author="Boris Gafurov" w:date="2023-04-20T15:03:00Z">
        <w:r w:rsidR="006740B9" w:rsidRPr="006740B9">
          <w:rPr>
            <w:rFonts w:eastAsiaTheme="minorEastAsia"/>
            <w:sz w:val="24"/>
            <w:szCs w:val="24"/>
          </w:rPr>
          <w:t>2496.83</w:t>
        </w:r>
        <w:r w:rsidR="006740B9">
          <w:rPr>
            <w:rFonts w:eastAsiaTheme="minorEastAsia"/>
            <w:sz w:val="24"/>
            <w:szCs w:val="24"/>
          </w:rPr>
          <w:t>+/-</w:t>
        </w:r>
        <w:r w:rsidR="006740B9" w:rsidRPr="006740B9">
          <w:rPr>
            <w:rFonts w:eastAsiaTheme="minorEastAsia"/>
            <w:sz w:val="24"/>
            <w:szCs w:val="24"/>
          </w:rPr>
          <w:t>8217.3</w:t>
        </w:r>
        <w:r w:rsidR="006740B9">
          <w:rPr>
            <w:rFonts w:eastAsiaTheme="minorEastAsia"/>
            <w:sz w:val="24"/>
            <w:szCs w:val="24"/>
          </w:rPr>
          <w:t>6 n=</w:t>
        </w:r>
        <w:r w:rsidR="006740B9" w:rsidRPr="006740B9">
          <w:rPr>
            <w:rFonts w:eastAsiaTheme="minorEastAsia"/>
            <w:sz w:val="24"/>
            <w:szCs w:val="24"/>
          </w:rPr>
          <w:t>54</w:t>
        </w:r>
        <w:r w:rsidR="006740B9">
          <w:rPr>
            <w:rFonts w:eastAsiaTheme="minorEastAsia"/>
            <w:sz w:val="24"/>
            <w:szCs w:val="24"/>
          </w:rPr>
          <w:t xml:space="preserve"> with Z score=</w:t>
        </w:r>
        <w:r w:rsidR="006740B9" w:rsidRPr="006740B9">
          <w:rPr>
            <w:rFonts w:eastAsiaTheme="minorEastAsia"/>
            <w:sz w:val="24"/>
            <w:szCs w:val="24"/>
          </w:rPr>
          <w:t>1.97</w:t>
        </w:r>
      </w:ins>
      <w:ins w:id="1301" w:author="Boris Gafurov" w:date="2023-04-20T15:04:00Z">
        <w:r w:rsidR="006740B9">
          <w:rPr>
            <w:rFonts w:eastAsiaTheme="minorEastAsia"/>
            <w:sz w:val="24"/>
            <w:szCs w:val="24"/>
          </w:rPr>
          <w:t xml:space="preserve">, </w:t>
        </w:r>
        <w:r w:rsidR="003474D2" w:rsidRPr="003474D2">
          <w:rPr>
            <w:rFonts w:eastAsiaTheme="minorEastAsia"/>
            <w:sz w:val="24"/>
            <w:szCs w:val="24"/>
          </w:rPr>
          <w:t>1231.3</w:t>
        </w:r>
      </w:ins>
      <w:ins w:id="1302" w:author="Boris Gafurov" w:date="2023-04-20T15:05:00Z">
        <w:r w:rsidR="003474D2">
          <w:rPr>
            <w:rFonts w:eastAsiaTheme="minorEastAsia"/>
            <w:sz w:val="24"/>
            <w:szCs w:val="24"/>
          </w:rPr>
          <w:t>2+/-</w:t>
        </w:r>
      </w:ins>
      <w:ins w:id="1303" w:author="Boris Gafurov" w:date="2023-04-20T15:04:00Z">
        <w:r w:rsidR="003474D2" w:rsidRPr="003474D2">
          <w:rPr>
            <w:rFonts w:eastAsiaTheme="minorEastAsia"/>
            <w:sz w:val="24"/>
            <w:szCs w:val="24"/>
          </w:rPr>
          <w:t>2877.6</w:t>
        </w:r>
      </w:ins>
      <w:ins w:id="1304" w:author="Boris Gafurov" w:date="2023-04-20T15:05:00Z">
        <w:r w:rsidR="003474D2">
          <w:rPr>
            <w:rFonts w:eastAsiaTheme="minorEastAsia"/>
            <w:sz w:val="24"/>
            <w:szCs w:val="24"/>
          </w:rPr>
          <w:t>5 n=</w:t>
        </w:r>
      </w:ins>
      <w:ins w:id="1305" w:author="Boris Gafurov" w:date="2023-04-20T15:04:00Z">
        <w:r w:rsidR="003474D2" w:rsidRPr="003474D2">
          <w:rPr>
            <w:rFonts w:eastAsiaTheme="minorEastAsia"/>
            <w:sz w:val="24"/>
            <w:szCs w:val="24"/>
          </w:rPr>
          <w:t>146</w:t>
        </w:r>
      </w:ins>
      <w:ins w:id="1306" w:author="Boris Gafurov" w:date="2023-04-20T15:05:00Z">
        <w:r w:rsidR="003474D2">
          <w:rPr>
            <w:rFonts w:eastAsiaTheme="minorEastAsia"/>
            <w:sz w:val="24"/>
            <w:szCs w:val="24"/>
          </w:rPr>
          <w:t xml:space="preserve"> with Z score=</w:t>
        </w:r>
      </w:ins>
      <w:ins w:id="1307" w:author="Boris Gafurov" w:date="2023-04-20T15:04:00Z">
        <w:r w:rsidR="003474D2" w:rsidRPr="003474D2">
          <w:rPr>
            <w:rFonts w:eastAsiaTheme="minorEastAsia"/>
            <w:sz w:val="24"/>
            <w:szCs w:val="24"/>
          </w:rPr>
          <w:t>3.95</w:t>
        </w:r>
      </w:ins>
      <w:ins w:id="1308" w:author="Boris Gafurov" w:date="2023-04-20T15:05:00Z">
        <w:r w:rsidR="003474D2">
          <w:rPr>
            <w:rFonts w:eastAsiaTheme="minorEastAsia"/>
            <w:sz w:val="24"/>
            <w:szCs w:val="24"/>
          </w:rPr>
          <w:t xml:space="preserve">). </w:t>
        </w:r>
      </w:ins>
    </w:p>
    <w:p w14:paraId="6434A839" w14:textId="77777777" w:rsidR="006740B9" w:rsidRDefault="006740B9" w:rsidP="006740B9">
      <w:pPr>
        <w:rPr>
          <w:ins w:id="1309" w:author="Boris Gafurov" w:date="2023-04-20T14:59:00Z"/>
          <w:rFonts w:eastAsiaTheme="minorEastAsia"/>
          <w:sz w:val="24"/>
          <w:szCs w:val="24"/>
        </w:rPr>
      </w:pPr>
    </w:p>
    <w:p w14:paraId="0C4ED740" w14:textId="7549EC42" w:rsidR="008B5636" w:rsidRDefault="003474D2" w:rsidP="6A7CCFFD">
      <w:pPr>
        <w:rPr>
          <w:ins w:id="1310" w:author="Boris Gafurov" w:date="2023-04-20T13:37:00Z"/>
          <w:rFonts w:eastAsiaTheme="minorEastAsia"/>
          <w:sz w:val="24"/>
          <w:szCs w:val="24"/>
        </w:rPr>
      </w:pPr>
      <w:ins w:id="1311" w:author="Boris Gafurov" w:date="2023-04-20T15:06:00Z">
        <w:r>
          <w:rPr>
            <w:rFonts w:eastAsiaTheme="minorEastAsia"/>
            <w:sz w:val="24"/>
            <w:szCs w:val="24"/>
          </w:rPr>
          <w:t xml:space="preserve">Figure 10. Moving and stationary devices showed similar mean intervals between the readings of </w:t>
        </w:r>
      </w:ins>
      <w:ins w:id="1312" w:author="Boris Gafurov" w:date="2023-04-20T18:13:00Z">
        <w:r w:rsidR="003F5009">
          <w:rPr>
            <w:rFonts w:eastAsiaTheme="minorEastAsia"/>
            <w:sz w:val="24"/>
            <w:szCs w:val="24"/>
          </w:rPr>
          <w:t xml:space="preserve">simultaneously acquired </w:t>
        </w:r>
      </w:ins>
      <w:ins w:id="1313" w:author="Boris Gafurov" w:date="2023-04-20T15:06:00Z">
        <w:r>
          <w:rPr>
            <w:rFonts w:eastAsiaTheme="minorEastAsia"/>
            <w:sz w:val="24"/>
            <w:szCs w:val="24"/>
          </w:rPr>
          <w:t xml:space="preserve">accelerometer </w:t>
        </w:r>
      </w:ins>
      <w:ins w:id="1314" w:author="Boris Gafurov" w:date="2023-04-20T18:12:00Z">
        <w:r w:rsidR="003F5009">
          <w:rPr>
            <w:rFonts w:eastAsiaTheme="minorEastAsia"/>
            <w:sz w:val="24"/>
            <w:szCs w:val="24"/>
          </w:rPr>
          <w:t xml:space="preserve">and gyroscope </w:t>
        </w:r>
      </w:ins>
      <w:ins w:id="1315" w:author="Boris Gafurov" w:date="2023-04-20T15:06:00Z">
        <w:r>
          <w:rPr>
            <w:rFonts w:eastAsiaTheme="minorEastAsia"/>
            <w:sz w:val="24"/>
            <w:szCs w:val="24"/>
          </w:rPr>
          <w:t>data.</w:t>
        </w:r>
      </w:ins>
    </w:p>
    <w:p w14:paraId="4E94F054" w14:textId="77560E55" w:rsidR="008B5636" w:rsidRDefault="00997FDD" w:rsidP="6A7CCFFD">
      <w:pPr>
        <w:rPr>
          <w:ins w:id="1316" w:author="Boris Gafurov" w:date="2023-04-20T12:23:00Z"/>
          <w:rFonts w:eastAsiaTheme="minorEastAsia"/>
          <w:sz w:val="24"/>
          <w:szCs w:val="24"/>
        </w:rPr>
      </w:pPr>
      <w:ins w:id="1317" w:author="Boris Gafurov" w:date="2023-04-20T13:54:00Z">
        <w:r>
          <w:rPr>
            <w:noProof/>
          </w:rPr>
          <w:drawing>
            <wp:inline distT="0" distB="0" distL="0" distR="0" wp14:anchorId="3B70B855" wp14:editId="39D01F42">
              <wp:extent cx="5943600" cy="3077210"/>
              <wp:effectExtent l="0" t="0" r="0" b="0"/>
              <wp:docPr id="42863771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7711" name="Picture 1" descr="Chart, bar chart&#10;&#10;Description automatically generated"/>
                      <pic:cNvPicPr/>
                    </pic:nvPicPr>
                    <pic:blipFill>
                      <a:blip r:embed="rId15"/>
                      <a:stretch>
                        <a:fillRect/>
                      </a:stretch>
                    </pic:blipFill>
                    <pic:spPr>
                      <a:xfrm>
                        <a:off x="0" y="0"/>
                        <a:ext cx="5943600" cy="3077210"/>
                      </a:xfrm>
                      <a:prstGeom prst="rect">
                        <a:avLst/>
                      </a:prstGeom>
                    </pic:spPr>
                  </pic:pic>
                </a:graphicData>
              </a:graphic>
            </wp:inline>
          </w:drawing>
        </w:r>
      </w:ins>
    </w:p>
    <w:p w14:paraId="53FDEF14" w14:textId="3AD9153B" w:rsidR="003474D2" w:rsidRDefault="003474D2" w:rsidP="003474D2">
      <w:pPr>
        <w:rPr>
          <w:ins w:id="1318" w:author="Boris Gafurov" w:date="2023-04-20T15:07:00Z"/>
          <w:rFonts w:eastAsiaTheme="minorEastAsia"/>
          <w:sz w:val="24"/>
          <w:szCs w:val="24"/>
        </w:rPr>
      </w:pPr>
      <w:ins w:id="1319" w:author="Boris Gafurov" w:date="2023-04-20T15:08:00Z">
        <w:r>
          <w:rPr>
            <w:rFonts w:eastAsiaTheme="minorEastAsia"/>
            <w:sz w:val="24"/>
            <w:szCs w:val="24"/>
          </w:rPr>
          <w:t xml:space="preserve">+ shows significant difference in the distributions of intervals between sensor readings compared with (F) high CPU load when device was stationary (Z test, score &gt;1.645, alpha 0.05). ^ shows above comparisons but with (G) high CPU load when device was moving. </w:t>
        </w:r>
      </w:ins>
      <w:ins w:id="1320" w:author="Boris Gafurov" w:date="2023-04-20T15:07:00Z">
        <w:r>
          <w:rPr>
            <w:rFonts w:eastAsiaTheme="minorEastAsia"/>
            <w:sz w:val="24"/>
            <w:szCs w:val="24"/>
          </w:rPr>
          <w:t xml:space="preserve">Indices 1 and 2 refer to Accelerometer and Gyroscope interval measurements, respectively. A </w:t>
        </w:r>
      </w:ins>
      <w:ins w:id="1321" w:author="Boris Gafurov" w:date="2023-04-20T18:15:00Z">
        <w:r w:rsidR="003F5009">
          <w:rPr>
            <w:rFonts w:eastAsiaTheme="minorEastAsia"/>
            <w:sz w:val="24"/>
            <w:szCs w:val="24"/>
          </w:rPr>
          <w:t>–</w:t>
        </w:r>
      </w:ins>
      <w:ins w:id="1322" w:author="Boris Gafurov" w:date="2023-04-20T15:07:00Z">
        <w:r>
          <w:rPr>
            <w:rFonts w:eastAsiaTheme="minorEastAsia"/>
            <w:sz w:val="24"/>
            <w:szCs w:val="24"/>
          </w:rPr>
          <w:t xml:space="preserve"> </w:t>
        </w:r>
      </w:ins>
      <w:ins w:id="1323" w:author="Boris Gafurov" w:date="2023-04-20T18:15:00Z">
        <w:r w:rsidR="003F5009">
          <w:rPr>
            <w:rFonts w:eastAsiaTheme="minorEastAsia"/>
            <w:sz w:val="24"/>
            <w:szCs w:val="24"/>
          </w:rPr>
          <w:t xml:space="preserve">depicts </w:t>
        </w:r>
      </w:ins>
      <w:ins w:id="1324" w:author="Boris Gafurov" w:date="2023-04-20T15:07:00Z">
        <w:r w:rsidRPr="008017A7">
          <w:rPr>
            <w:rFonts w:eastAsiaTheme="minorEastAsia"/>
            <w:sz w:val="24"/>
            <w:szCs w:val="24"/>
          </w:rPr>
          <w:t>100%</w:t>
        </w:r>
        <w:r>
          <w:rPr>
            <w:rFonts w:eastAsiaTheme="minorEastAsia"/>
            <w:sz w:val="24"/>
            <w:szCs w:val="24"/>
          </w:rPr>
          <w:t xml:space="preserve"> charged </w:t>
        </w:r>
        <w:r w:rsidRPr="008017A7">
          <w:rPr>
            <w:rFonts w:eastAsiaTheme="minorEastAsia"/>
            <w:sz w:val="24"/>
            <w:szCs w:val="24"/>
          </w:rPr>
          <w:t>plugged in</w:t>
        </w:r>
      </w:ins>
      <w:ins w:id="1325" w:author="Boris Gafurov" w:date="2023-04-20T18:15:00Z">
        <w:r w:rsidR="003F5009" w:rsidRPr="003F5009">
          <w:rPr>
            <w:rFonts w:eastAsiaTheme="minorEastAsia"/>
            <w:sz w:val="24"/>
            <w:szCs w:val="24"/>
          </w:rPr>
          <w:t xml:space="preserve"> </w:t>
        </w:r>
        <w:r w:rsidR="003F5009">
          <w:rPr>
            <w:rFonts w:eastAsiaTheme="minorEastAsia"/>
            <w:sz w:val="24"/>
            <w:szCs w:val="24"/>
          </w:rPr>
          <w:t>device data</w:t>
        </w:r>
      </w:ins>
      <w:ins w:id="1326" w:author="Boris Gafurov" w:date="2023-04-20T15:10:00Z">
        <w:r>
          <w:rPr>
            <w:rFonts w:eastAsiaTheme="minorEastAsia"/>
            <w:sz w:val="24"/>
            <w:szCs w:val="24"/>
          </w:rPr>
          <w:t xml:space="preserve">. </w:t>
        </w:r>
      </w:ins>
      <w:ins w:id="1327" w:author="Boris Gafurov" w:date="2023-04-20T18:16:00Z">
        <w:r w:rsidR="003F5009">
          <w:rPr>
            <w:rFonts w:eastAsiaTheme="minorEastAsia"/>
            <w:sz w:val="24"/>
            <w:szCs w:val="24"/>
          </w:rPr>
          <w:t xml:space="preserve">For </w:t>
        </w:r>
      </w:ins>
      <w:ins w:id="1328" w:author="Boris Gafurov" w:date="2023-04-20T15:07:00Z">
        <w:r w:rsidRPr="008017A7">
          <w:rPr>
            <w:rFonts w:eastAsiaTheme="minorEastAsia"/>
            <w:sz w:val="24"/>
            <w:szCs w:val="24"/>
          </w:rPr>
          <w:t xml:space="preserve">100% </w:t>
        </w:r>
        <w:r>
          <w:rPr>
            <w:rFonts w:eastAsiaTheme="minorEastAsia"/>
            <w:sz w:val="24"/>
            <w:szCs w:val="24"/>
          </w:rPr>
          <w:t>charged device</w:t>
        </w:r>
      </w:ins>
      <w:ins w:id="1329" w:author="Boris Gafurov" w:date="2023-04-20T15:11:00Z">
        <w:r>
          <w:rPr>
            <w:rFonts w:eastAsiaTheme="minorEastAsia"/>
            <w:sz w:val="24"/>
            <w:szCs w:val="24"/>
          </w:rPr>
          <w:t xml:space="preserve"> </w:t>
        </w:r>
      </w:ins>
      <w:ins w:id="1330" w:author="Boris Gafurov" w:date="2023-04-20T15:14:00Z">
        <w:r w:rsidR="00FE3C79">
          <w:rPr>
            <w:rFonts w:eastAsiaTheme="minorEastAsia"/>
            <w:sz w:val="24"/>
            <w:szCs w:val="24"/>
          </w:rPr>
          <w:t>B -</w:t>
        </w:r>
      </w:ins>
      <w:ins w:id="1331" w:author="Boris Gafurov" w:date="2023-04-20T18:16:00Z">
        <w:r w:rsidR="003F5009">
          <w:rPr>
            <w:rFonts w:eastAsiaTheme="minorEastAsia"/>
            <w:sz w:val="24"/>
            <w:szCs w:val="24"/>
          </w:rPr>
          <w:t xml:space="preserve"> shows</w:t>
        </w:r>
      </w:ins>
      <w:ins w:id="1332" w:author="Boris Gafurov" w:date="2023-04-20T15:14:00Z">
        <w:r w:rsidR="00FE3C79">
          <w:rPr>
            <w:rFonts w:eastAsiaTheme="minorEastAsia"/>
            <w:sz w:val="24"/>
            <w:szCs w:val="24"/>
          </w:rPr>
          <w:t xml:space="preserve"> </w:t>
        </w:r>
      </w:ins>
      <w:ins w:id="1333" w:author="Boris Gafurov" w:date="2023-04-20T15:11:00Z">
        <w:r>
          <w:rPr>
            <w:rFonts w:eastAsiaTheme="minorEastAsia"/>
            <w:sz w:val="24"/>
            <w:szCs w:val="24"/>
          </w:rPr>
          <w:t>stationary</w:t>
        </w:r>
      </w:ins>
      <w:ins w:id="1334" w:author="Boris Gafurov" w:date="2023-04-20T15:07:00Z">
        <w:r w:rsidRPr="008017A7">
          <w:rPr>
            <w:rFonts w:eastAsiaTheme="minorEastAsia"/>
            <w:sz w:val="24"/>
            <w:szCs w:val="24"/>
          </w:rPr>
          <w:t xml:space="preserve">, </w:t>
        </w:r>
      </w:ins>
      <w:ins w:id="1335" w:author="Boris Gafurov" w:date="2023-04-20T18:16:00Z">
        <w:r w:rsidR="003F5009">
          <w:rPr>
            <w:rFonts w:eastAsiaTheme="minorEastAsia"/>
            <w:sz w:val="24"/>
            <w:szCs w:val="24"/>
          </w:rPr>
          <w:t xml:space="preserve">and </w:t>
        </w:r>
      </w:ins>
      <w:ins w:id="1336" w:author="Boris Gafurov" w:date="2023-04-20T15:11:00Z">
        <w:r>
          <w:rPr>
            <w:rFonts w:eastAsiaTheme="minorEastAsia"/>
            <w:sz w:val="24"/>
            <w:szCs w:val="24"/>
          </w:rPr>
          <w:t>C</w:t>
        </w:r>
      </w:ins>
      <w:ins w:id="1337" w:author="Boris Gafurov" w:date="2023-04-20T15:13:00Z">
        <w:r>
          <w:rPr>
            <w:rFonts w:eastAsiaTheme="minorEastAsia"/>
            <w:sz w:val="24"/>
            <w:szCs w:val="24"/>
          </w:rPr>
          <w:t xml:space="preserve"> </w:t>
        </w:r>
      </w:ins>
      <w:ins w:id="1338" w:author="Boris Gafurov" w:date="2023-04-20T18:16:00Z">
        <w:r w:rsidR="003F5009">
          <w:rPr>
            <w:rFonts w:eastAsiaTheme="minorEastAsia"/>
            <w:sz w:val="24"/>
            <w:szCs w:val="24"/>
          </w:rPr>
          <w:t>–</w:t>
        </w:r>
      </w:ins>
      <w:ins w:id="1339" w:author="Boris Gafurov" w:date="2023-04-20T15:11:00Z">
        <w:r>
          <w:rPr>
            <w:rFonts w:eastAsiaTheme="minorEastAsia"/>
            <w:sz w:val="24"/>
            <w:szCs w:val="24"/>
          </w:rPr>
          <w:t xml:space="preserve"> moving</w:t>
        </w:r>
      </w:ins>
      <w:ins w:id="1340" w:author="Boris Gafurov" w:date="2023-04-20T18:16:00Z">
        <w:r w:rsidR="003F5009">
          <w:rPr>
            <w:rFonts w:eastAsiaTheme="minorEastAsia"/>
            <w:sz w:val="24"/>
            <w:szCs w:val="24"/>
          </w:rPr>
          <w:t xml:space="preserve"> device data</w:t>
        </w:r>
      </w:ins>
      <w:ins w:id="1341" w:author="Boris Gafurov" w:date="2023-04-20T15:11:00Z">
        <w:r>
          <w:rPr>
            <w:rFonts w:eastAsiaTheme="minorEastAsia"/>
            <w:sz w:val="24"/>
            <w:szCs w:val="24"/>
          </w:rPr>
          <w:t xml:space="preserve">. </w:t>
        </w:r>
      </w:ins>
      <w:ins w:id="1342" w:author="Boris Gafurov" w:date="2023-04-20T18:16:00Z">
        <w:r w:rsidR="003F5009">
          <w:rPr>
            <w:rFonts w:eastAsiaTheme="minorEastAsia"/>
            <w:sz w:val="24"/>
            <w:szCs w:val="24"/>
          </w:rPr>
          <w:t xml:space="preserve">For </w:t>
        </w:r>
      </w:ins>
      <w:ins w:id="1343" w:author="Boris Gafurov" w:date="2023-04-20T15:07:00Z">
        <w:r w:rsidRPr="008017A7">
          <w:rPr>
            <w:rFonts w:eastAsiaTheme="minorEastAsia"/>
            <w:sz w:val="24"/>
            <w:szCs w:val="24"/>
          </w:rPr>
          <w:t xml:space="preserve">10% </w:t>
        </w:r>
        <w:r>
          <w:rPr>
            <w:rFonts w:eastAsiaTheme="minorEastAsia"/>
            <w:sz w:val="24"/>
            <w:szCs w:val="24"/>
          </w:rPr>
          <w:t>charged device</w:t>
        </w:r>
      </w:ins>
      <w:ins w:id="1344" w:author="Boris Gafurov" w:date="2023-04-20T15:14:00Z">
        <w:r w:rsidR="00FE3C79">
          <w:rPr>
            <w:rFonts w:eastAsiaTheme="minorEastAsia"/>
            <w:sz w:val="24"/>
            <w:szCs w:val="24"/>
          </w:rPr>
          <w:t xml:space="preserve"> D </w:t>
        </w:r>
      </w:ins>
      <w:ins w:id="1345" w:author="Boris Gafurov" w:date="2023-04-20T18:17:00Z">
        <w:r w:rsidR="003F5009">
          <w:rPr>
            <w:rFonts w:eastAsiaTheme="minorEastAsia"/>
            <w:sz w:val="24"/>
            <w:szCs w:val="24"/>
          </w:rPr>
          <w:t>–</w:t>
        </w:r>
      </w:ins>
      <w:ins w:id="1346" w:author="Boris Gafurov" w:date="2023-04-20T18:16:00Z">
        <w:r w:rsidR="003F5009">
          <w:rPr>
            <w:rFonts w:eastAsiaTheme="minorEastAsia"/>
            <w:sz w:val="24"/>
            <w:szCs w:val="24"/>
          </w:rPr>
          <w:t xml:space="preserve"> shows</w:t>
        </w:r>
      </w:ins>
      <w:ins w:id="1347" w:author="Boris Gafurov" w:date="2023-04-20T18:17:00Z">
        <w:r w:rsidR="003F5009">
          <w:rPr>
            <w:rFonts w:eastAsiaTheme="minorEastAsia"/>
            <w:sz w:val="24"/>
            <w:szCs w:val="24"/>
          </w:rPr>
          <w:t xml:space="preserve"> </w:t>
        </w:r>
      </w:ins>
      <w:ins w:id="1348" w:author="Boris Gafurov" w:date="2023-04-20T15:12:00Z">
        <w:r>
          <w:rPr>
            <w:rFonts w:eastAsiaTheme="minorEastAsia"/>
            <w:sz w:val="24"/>
            <w:szCs w:val="24"/>
          </w:rPr>
          <w:t>stationary</w:t>
        </w:r>
      </w:ins>
      <w:ins w:id="1349" w:author="Boris Gafurov" w:date="2023-04-20T15:07:00Z">
        <w:r w:rsidRPr="008017A7">
          <w:rPr>
            <w:rFonts w:eastAsiaTheme="minorEastAsia"/>
            <w:sz w:val="24"/>
            <w:szCs w:val="24"/>
          </w:rPr>
          <w:t xml:space="preserve">, </w:t>
        </w:r>
      </w:ins>
      <w:ins w:id="1350" w:author="Boris Gafurov" w:date="2023-04-20T18:17:00Z">
        <w:r w:rsidR="003F5009">
          <w:rPr>
            <w:rFonts w:eastAsiaTheme="minorEastAsia"/>
            <w:sz w:val="24"/>
            <w:szCs w:val="24"/>
          </w:rPr>
          <w:t xml:space="preserve">and </w:t>
        </w:r>
      </w:ins>
      <w:ins w:id="1351" w:author="Boris Gafurov" w:date="2023-04-20T15:12:00Z">
        <w:r>
          <w:rPr>
            <w:rFonts w:eastAsiaTheme="minorEastAsia"/>
            <w:sz w:val="24"/>
            <w:szCs w:val="24"/>
          </w:rPr>
          <w:t>E</w:t>
        </w:r>
      </w:ins>
      <w:ins w:id="1352" w:author="Boris Gafurov" w:date="2023-04-20T15:14:00Z">
        <w:r w:rsidR="00FE3C79">
          <w:rPr>
            <w:rFonts w:eastAsiaTheme="minorEastAsia"/>
            <w:sz w:val="24"/>
            <w:szCs w:val="24"/>
          </w:rPr>
          <w:t xml:space="preserve"> </w:t>
        </w:r>
      </w:ins>
      <w:ins w:id="1353" w:author="Boris Gafurov" w:date="2023-04-20T18:17:00Z">
        <w:r w:rsidR="003F5009">
          <w:rPr>
            <w:rFonts w:eastAsiaTheme="minorEastAsia"/>
            <w:sz w:val="24"/>
            <w:szCs w:val="24"/>
          </w:rPr>
          <w:t>–</w:t>
        </w:r>
      </w:ins>
      <w:ins w:id="1354" w:author="Boris Gafurov" w:date="2023-04-20T15:12:00Z">
        <w:r>
          <w:rPr>
            <w:rFonts w:eastAsiaTheme="minorEastAsia"/>
            <w:sz w:val="24"/>
            <w:szCs w:val="24"/>
          </w:rPr>
          <w:t xml:space="preserve"> moving</w:t>
        </w:r>
      </w:ins>
      <w:ins w:id="1355" w:author="Boris Gafurov" w:date="2023-04-20T18:17:00Z">
        <w:r w:rsidR="003F5009">
          <w:rPr>
            <w:rFonts w:eastAsiaTheme="minorEastAsia"/>
            <w:sz w:val="24"/>
            <w:szCs w:val="24"/>
          </w:rPr>
          <w:t xml:space="preserve"> device data</w:t>
        </w:r>
      </w:ins>
      <w:ins w:id="1356" w:author="Boris Gafurov" w:date="2023-04-20T15:12:00Z">
        <w:r>
          <w:rPr>
            <w:rFonts w:eastAsiaTheme="minorEastAsia"/>
            <w:sz w:val="24"/>
            <w:szCs w:val="24"/>
          </w:rPr>
          <w:t>.</w:t>
        </w:r>
      </w:ins>
      <w:ins w:id="1357" w:author="Boris Gafurov" w:date="2023-04-20T15:07:00Z">
        <w:r>
          <w:rPr>
            <w:rFonts w:eastAsiaTheme="minorEastAsia"/>
            <w:sz w:val="24"/>
            <w:szCs w:val="24"/>
          </w:rPr>
          <w:t xml:space="preserve"> </w:t>
        </w:r>
      </w:ins>
      <w:ins w:id="1358" w:author="Boris Gafurov" w:date="2023-04-20T18:17:00Z">
        <w:r w:rsidR="003F5009">
          <w:rPr>
            <w:rFonts w:eastAsiaTheme="minorEastAsia"/>
            <w:sz w:val="24"/>
            <w:szCs w:val="24"/>
          </w:rPr>
          <w:t xml:space="preserve">For </w:t>
        </w:r>
      </w:ins>
      <w:ins w:id="1359" w:author="Boris Gafurov" w:date="2023-04-20T15:12:00Z">
        <w:r>
          <w:rPr>
            <w:rFonts w:eastAsiaTheme="minorEastAsia"/>
            <w:sz w:val="24"/>
            <w:szCs w:val="24"/>
          </w:rPr>
          <w:t xml:space="preserve">100% charged device at high CPU load </w:t>
        </w:r>
      </w:ins>
      <w:ins w:id="1360" w:author="Boris Gafurov" w:date="2023-04-20T15:14:00Z">
        <w:r w:rsidR="00FE3C79">
          <w:rPr>
            <w:rFonts w:eastAsiaTheme="minorEastAsia"/>
            <w:sz w:val="24"/>
            <w:szCs w:val="24"/>
          </w:rPr>
          <w:t>F -</w:t>
        </w:r>
      </w:ins>
      <w:ins w:id="1361" w:author="Boris Gafurov" w:date="2023-04-20T18:17:00Z">
        <w:r w:rsidR="003F5009">
          <w:rPr>
            <w:rFonts w:eastAsiaTheme="minorEastAsia"/>
            <w:sz w:val="24"/>
            <w:szCs w:val="24"/>
          </w:rPr>
          <w:t xml:space="preserve"> shows</w:t>
        </w:r>
      </w:ins>
      <w:ins w:id="1362" w:author="Boris Gafurov" w:date="2023-04-20T15:14:00Z">
        <w:r w:rsidR="00FE3C79">
          <w:rPr>
            <w:rFonts w:eastAsiaTheme="minorEastAsia"/>
            <w:sz w:val="24"/>
            <w:szCs w:val="24"/>
          </w:rPr>
          <w:t xml:space="preserve"> </w:t>
        </w:r>
      </w:ins>
      <w:ins w:id="1363" w:author="Boris Gafurov" w:date="2023-04-20T15:12:00Z">
        <w:r>
          <w:rPr>
            <w:rFonts w:eastAsiaTheme="minorEastAsia"/>
            <w:sz w:val="24"/>
            <w:szCs w:val="24"/>
          </w:rPr>
          <w:t>stationary,</w:t>
        </w:r>
      </w:ins>
      <w:ins w:id="1364" w:author="Boris Gafurov" w:date="2023-04-20T15:13:00Z">
        <w:r>
          <w:rPr>
            <w:rFonts w:eastAsiaTheme="minorEastAsia"/>
            <w:sz w:val="24"/>
            <w:szCs w:val="24"/>
          </w:rPr>
          <w:t xml:space="preserve"> G</w:t>
        </w:r>
      </w:ins>
      <w:ins w:id="1365" w:author="Boris Gafurov" w:date="2023-04-20T15:15:00Z">
        <w:r w:rsidR="00FE3C79">
          <w:rPr>
            <w:rFonts w:eastAsiaTheme="minorEastAsia"/>
            <w:sz w:val="24"/>
            <w:szCs w:val="24"/>
          </w:rPr>
          <w:t xml:space="preserve"> </w:t>
        </w:r>
      </w:ins>
      <w:ins w:id="1366" w:author="Boris Gafurov" w:date="2023-04-20T18:17:00Z">
        <w:r w:rsidR="003F5009">
          <w:rPr>
            <w:rFonts w:eastAsiaTheme="minorEastAsia"/>
            <w:sz w:val="24"/>
            <w:szCs w:val="24"/>
          </w:rPr>
          <w:t>–</w:t>
        </w:r>
      </w:ins>
      <w:ins w:id="1367" w:author="Boris Gafurov" w:date="2023-04-20T15:13:00Z">
        <w:r>
          <w:rPr>
            <w:rFonts w:eastAsiaTheme="minorEastAsia"/>
            <w:sz w:val="24"/>
            <w:szCs w:val="24"/>
          </w:rPr>
          <w:t xml:space="preserve"> moving</w:t>
        </w:r>
      </w:ins>
      <w:ins w:id="1368" w:author="Boris Gafurov" w:date="2023-04-20T18:17:00Z">
        <w:r w:rsidR="003F5009">
          <w:rPr>
            <w:rFonts w:eastAsiaTheme="minorEastAsia"/>
            <w:sz w:val="24"/>
            <w:szCs w:val="24"/>
          </w:rPr>
          <w:t xml:space="preserve"> device data</w:t>
        </w:r>
      </w:ins>
      <w:ins w:id="1369" w:author="Boris Gafurov" w:date="2023-04-20T15:07:00Z">
        <w:r>
          <w:rPr>
            <w:rFonts w:eastAsiaTheme="minorEastAsia"/>
            <w:sz w:val="24"/>
            <w:szCs w:val="24"/>
          </w:rPr>
          <w:t>.</w:t>
        </w:r>
      </w:ins>
    </w:p>
    <w:p w14:paraId="33287A87" w14:textId="77777777" w:rsidR="003474D2" w:rsidRDefault="003474D2" w:rsidP="6A7CCFFD">
      <w:pPr>
        <w:rPr>
          <w:ins w:id="1370" w:author="Boris Gafurov" w:date="2023-04-20T21:38:00Z"/>
          <w:rFonts w:eastAsiaTheme="minorEastAsia"/>
          <w:sz w:val="24"/>
          <w:szCs w:val="24"/>
        </w:rPr>
      </w:pPr>
    </w:p>
    <w:p w14:paraId="193648ED" w14:textId="470E4787" w:rsidR="00F95626" w:rsidRDefault="00F95626" w:rsidP="000446D7">
      <w:pPr>
        <w:rPr>
          <w:ins w:id="1371" w:author="Boris Gafurov" w:date="2023-04-20T15:07:00Z"/>
          <w:rFonts w:eastAsiaTheme="minorEastAsia"/>
          <w:sz w:val="24"/>
          <w:szCs w:val="24"/>
        </w:rPr>
      </w:pPr>
      <w:ins w:id="1372" w:author="Boris Gafurov" w:date="2023-04-20T21:47:00Z">
        <w:r>
          <w:rPr>
            <w:rFonts w:eastAsiaTheme="minorEastAsia"/>
            <w:sz w:val="24"/>
            <w:szCs w:val="24"/>
          </w:rPr>
          <w:t xml:space="preserve">For the consistency with previous </w:t>
        </w:r>
      </w:ins>
      <w:ins w:id="1373" w:author="Boris Gafurov" w:date="2023-04-20T21:48:00Z">
        <w:r w:rsidR="00316562">
          <w:rPr>
            <w:rFonts w:eastAsiaTheme="minorEastAsia"/>
            <w:sz w:val="24"/>
            <w:szCs w:val="24"/>
          </w:rPr>
          <w:t>data present</w:t>
        </w:r>
      </w:ins>
      <w:ins w:id="1374" w:author="Boris Gafurov" w:date="2023-04-20T23:06:00Z">
        <w:r w:rsidR="008C2A4B">
          <w:rPr>
            <w:rFonts w:eastAsiaTheme="minorEastAsia"/>
            <w:sz w:val="24"/>
            <w:szCs w:val="24"/>
          </w:rPr>
          <w:t>ation,</w:t>
        </w:r>
      </w:ins>
      <w:ins w:id="1375" w:author="Boris Gafurov" w:date="2023-04-20T21:48:00Z">
        <w:r w:rsidR="00316562">
          <w:rPr>
            <w:rFonts w:eastAsiaTheme="minorEastAsia"/>
            <w:sz w:val="24"/>
            <w:szCs w:val="24"/>
          </w:rPr>
          <w:t xml:space="preserve"> whisker box plots </w:t>
        </w:r>
      </w:ins>
      <w:ins w:id="1376" w:author="Boris Gafurov" w:date="2023-04-20T23:07:00Z">
        <w:r w:rsidR="008C2A4B">
          <w:rPr>
            <w:rFonts w:eastAsiaTheme="minorEastAsia"/>
            <w:sz w:val="24"/>
            <w:szCs w:val="24"/>
          </w:rPr>
          <w:t xml:space="preserve">were used </w:t>
        </w:r>
      </w:ins>
      <w:ins w:id="1377" w:author="Boris Gafurov" w:date="2023-04-20T21:48:00Z">
        <w:r w:rsidR="00316562">
          <w:rPr>
            <w:rFonts w:eastAsiaTheme="minorEastAsia"/>
            <w:sz w:val="24"/>
            <w:szCs w:val="24"/>
          </w:rPr>
          <w:t>for simultaneously reco</w:t>
        </w:r>
      </w:ins>
      <w:ins w:id="1378" w:author="Boris Gafurov" w:date="2023-04-20T21:49:00Z">
        <w:r w:rsidR="00316562">
          <w:rPr>
            <w:rFonts w:eastAsiaTheme="minorEastAsia"/>
            <w:sz w:val="24"/>
            <w:szCs w:val="24"/>
          </w:rPr>
          <w:t xml:space="preserve">rded data from two sensors </w:t>
        </w:r>
      </w:ins>
      <w:ins w:id="1379" w:author="Boris Gafurov" w:date="2023-04-20T23:07:00Z">
        <w:r w:rsidR="008C2A4B">
          <w:rPr>
            <w:rFonts w:eastAsiaTheme="minorEastAsia"/>
            <w:sz w:val="24"/>
            <w:szCs w:val="24"/>
          </w:rPr>
          <w:t>too (Fig.11), e</w:t>
        </w:r>
      </w:ins>
      <w:ins w:id="1380" w:author="Boris Gafurov" w:date="2023-04-20T21:50:00Z">
        <w:r w:rsidR="00316562">
          <w:rPr>
            <w:rFonts w:eastAsiaTheme="minorEastAsia"/>
            <w:sz w:val="24"/>
            <w:szCs w:val="24"/>
          </w:rPr>
          <w:t>ven tho</w:t>
        </w:r>
      </w:ins>
      <w:ins w:id="1381" w:author="Boris Gafurov" w:date="2023-04-20T21:51:00Z">
        <w:r w:rsidR="00316562">
          <w:rPr>
            <w:rFonts w:eastAsiaTheme="minorEastAsia"/>
            <w:sz w:val="24"/>
            <w:szCs w:val="24"/>
          </w:rPr>
          <w:t>ugh</w:t>
        </w:r>
      </w:ins>
      <w:ins w:id="1382" w:author="Boris Gafurov" w:date="2023-04-20T21:49:00Z">
        <w:r w:rsidR="00316562">
          <w:rPr>
            <w:rFonts w:eastAsiaTheme="minorEastAsia"/>
            <w:sz w:val="24"/>
            <w:szCs w:val="24"/>
          </w:rPr>
          <w:t xml:space="preserve"> there was not significant differences </w:t>
        </w:r>
        <w:proofErr w:type="gramStart"/>
        <w:r w:rsidR="00316562">
          <w:rPr>
            <w:rFonts w:eastAsiaTheme="minorEastAsia"/>
            <w:sz w:val="24"/>
            <w:szCs w:val="24"/>
          </w:rPr>
          <w:t>and also</w:t>
        </w:r>
        <w:proofErr w:type="gramEnd"/>
        <w:r w:rsidR="00316562">
          <w:rPr>
            <w:rFonts w:eastAsiaTheme="minorEastAsia"/>
            <w:sz w:val="24"/>
            <w:szCs w:val="24"/>
          </w:rPr>
          <w:t xml:space="preserve"> </w:t>
        </w:r>
      </w:ins>
      <w:ins w:id="1383" w:author="Boris Gafurov" w:date="2023-04-20T21:50:00Z">
        <w:r w:rsidR="00316562">
          <w:rPr>
            <w:rFonts w:eastAsiaTheme="minorEastAsia"/>
            <w:sz w:val="24"/>
            <w:szCs w:val="24"/>
          </w:rPr>
          <w:t>reliable tendencies</w:t>
        </w:r>
      </w:ins>
      <w:ins w:id="1384" w:author="Boris Gafurov" w:date="2023-04-20T21:51:00Z">
        <w:r w:rsidR="00316562">
          <w:rPr>
            <w:rFonts w:eastAsiaTheme="minorEastAsia"/>
            <w:sz w:val="24"/>
            <w:szCs w:val="24"/>
          </w:rPr>
          <w:t xml:space="preserve">. </w:t>
        </w:r>
      </w:ins>
      <w:ins w:id="1385" w:author="Boris Gafurov" w:date="2023-04-20T23:08:00Z">
        <w:r w:rsidR="008C2A4B">
          <w:rPr>
            <w:rFonts w:eastAsiaTheme="minorEastAsia"/>
            <w:sz w:val="24"/>
            <w:szCs w:val="24"/>
          </w:rPr>
          <w:t xml:space="preserve">Since we recorded data </w:t>
        </w:r>
      </w:ins>
      <w:ins w:id="1386" w:author="Boris Gafurov" w:date="2023-04-20T23:32:00Z">
        <w:r w:rsidR="005609A7">
          <w:rPr>
            <w:rFonts w:eastAsiaTheme="minorEastAsia"/>
            <w:sz w:val="24"/>
            <w:szCs w:val="24"/>
          </w:rPr>
          <w:t>simultaneously,</w:t>
        </w:r>
      </w:ins>
      <w:ins w:id="1387" w:author="Boris Gafurov" w:date="2023-04-20T23:08:00Z">
        <w:r w:rsidR="008C2A4B">
          <w:rPr>
            <w:rFonts w:eastAsiaTheme="minorEastAsia"/>
            <w:sz w:val="24"/>
            <w:szCs w:val="24"/>
          </w:rPr>
          <w:t xml:space="preserve"> we have an opportunity to check </w:t>
        </w:r>
        <w:r w:rsidR="000075BF">
          <w:rPr>
            <w:rFonts w:eastAsiaTheme="minorEastAsia"/>
            <w:sz w:val="24"/>
            <w:szCs w:val="24"/>
          </w:rPr>
          <w:t>recordings for cross-correlation</w:t>
        </w:r>
      </w:ins>
      <w:ins w:id="1388" w:author="Boris Gafurov" w:date="2023-04-20T23:09:00Z">
        <w:r w:rsidR="000075BF">
          <w:rPr>
            <w:rFonts w:eastAsiaTheme="minorEastAsia"/>
            <w:sz w:val="24"/>
            <w:szCs w:val="24"/>
          </w:rPr>
          <w:t xml:space="preserve"> and see if there is </w:t>
        </w:r>
      </w:ins>
      <w:ins w:id="1389" w:author="Boris Gafurov" w:date="2023-04-20T23:10:00Z">
        <w:r w:rsidR="000075BF">
          <w:rPr>
            <w:rFonts w:eastAsiaTheme="minorEastAsia"/>
            <w:sz w:val="24"/>
            <w:szCs w:val="24"/>
          </w:rPr>
          <w:t>a similarity</w:t>
        </w:r>
      </w:ins>
      <w:ins w:id="1390" w:author="Boris Gafurov" w:date="2023-04-20T23:11:00Z">
        <w:r w:rsidR="000075BF">
          <w:rPr>
            <w:rFonts w:eastAsiaTheme="minorEastAsia"/>
            <w:sz w:val="24"/>
            <w:szCs w:val="24"/>
          </w:rPr>
          <w:t xml:space="preserve"> between two sensors timing. </w:t>
        </w:r>
      </w:ins>
      <w:ins w:id="1391" w:author="Boris Gafurov" w:date="2023-04-20T23:13:00Z">
        <w:r w:rsidR="000075BF">
          <w:rPr>
            <w:rFonts w:eastAsiaTheme="minorEastAsia"/>
            <w:sz w:val="24"/>
            <w:szCs w:val="24"/>
          </w:rPr>
          <w:t>Cross-correlation functions were calculated</w:t>
        </w:r>
      </w:ins>
      <w:ins w:id="1392" w:author="Boris Gafurov" w:date="2023-04-20T23:33:00Z">
        <w:r w:rsidR="005609A7">
          <w:rPr>
            <w:rFonts w:eastAsiaTheme="minorEastAsia"/>
            <w:sz w:val="24"/>
            <w:szCs w:val="24"/>
          </w:rPr>
          <w:t xml:space="preserve"> on</w:t>
        </w:r>
      </w:ins>
      <w:ins w:id="1393" w:author="Boris Gafurov" w:date="2023-04-20T23:13:00Z">
        <w:r w:rsidR="000075BF">
          <w:rPr>
            <w:rFonts w:eastAsiaTheme="minorEastAsia"/>
            <w:sz w:val="24"/>
            <w:szCs w:val="24"/>
          </w:rPr>
          <w:t xml:space="preserve"> </w:t>
        </w:r>
      </w:ins>
      <w:ins w:id="1394" w:author="Boris Gafurov" w:date="2023-04-20T23:33:00Z">
        <w:r w:rsidR="005609A7">
          <w:rPr>
            <w:rFonts w:eastAsiaTheme="minorEastAsia"/>
            <w:sz w:val="24"/>
            <w:szCs w:val="24"/>
          </w:rPr>
          <w:t xml:space="preserve">intervals between sensor readings </w:t>
        </w:r>
      </w:ins>
      <w:ins w:id="1395" w:author="Boris Gafurov" w:date="2023-04-20T23:32:00Z">
        <w:r w:rsidR="005609A7">
          <w:rPr>
            <w:rFonts w:eastAsiaTheme="minorEastAsia"/>
            <w:sz w:val="24"/>
            <w:szCs w:val="24"/>
          </w:rPr>
          <w:t>as</w:t>
        </w:r>
      </w:ins>
      <w:ins w:id="1396" w:author="Boris Gafurov" w:date="2023-04-20T23:13:00Z">
        <w:r w:rsidR="000075BF">
          <w:rPr>
            <w:rFonts w:eastAsiaTheme="minorEastAsia"/>
            <w:sz w:val="24"/>
            <w:szCs w:val="24"/>
          </w:rPr>
          <w:t xml:space="preserve"> </w:t>
        </w:r>
      </w:ins>
      <w:ins w:id="1397" w:author="Boris Gafurov" w:date="2023-04-20T23:14:00Z">
        <w:r w:rsidR="000075BF">
          <w:rPr>
            <w:rFonts w:eastAsiaTheme="minorEastAsia"/>
            <w:sz w:val="24"/>
            <w:szCs w:val="24"/>
          </w:rPr>
          <w:t xml:space="preserve">accelerometer </w:t>
        </w:r>
      </w:ins>
      <w:ins w:id="1398" w:author="Boris Gafurov" w:date="2023-04-20T23:16:00Z">
        <w:r w:rsidR="000075BF">
          <w:rPr>
            <w:rFonts w:eastAsiaTheme="minorEastAsia"/>
            <w:sz w:val="24"/>
            <w:szCs w:val="24"/>
          </w:rPr>
          <w:t>vs</w:t>
        </w:r>
      </w:ins>
      <w:ins w:id="1399" w:author="Boris Gafurov" w:date="2023-04-20T23:14:00Z">
        <w:r w:rsidR="000075BF">
          <w:rPr>
            <w:rFonts w:eastAsiaTheme="minorEastAsia"/>
            <w:sz w:val="24"/>
            <w:szCs w:val="24"/>
          </w:rPr>
          <w:t xml:space="preserve"> gyroscope</w:t>
        </w:r>
      </w:ins>
      <w:ins w:id="1400" w:author="Boris Gafurov" w:date="2023-04-20T23:33:00Z">
        <w:r w:rsidR="005609A7">
          <w:rPr>
            <w:rFonts w:eastAsiaTheme="minorEastAsia"/>
            <w:sz w:val="24"/>
            <w:szCs w:val="24"/>
          </w:rPr>
          <w:t xml:space="preserve"> for each experimental condition</w:t>
        </w:r>
      </w:ins>
      <w:ins w:id="1401" w:author="Boris Gafurov" w:date="2023-04-20T23:34:00Z">
        <w:r w:rsidR="005609A7">
          <w:rPr>
            <w:rFonts w:eastAsiaTheme="minorEastAsia"/>
            <w:sz w:val="24"/>
            <w:szCs w:val="24"/>
          </w:rPr>
          <w:t xml:space="preserve"> (Fig.12)</w:t>
        </w:r>
      </w:ins>
      <w:ins w:id="1402" w:author="Boris Gafurov" w:date="2023-04-20T23:14:00Z">
        <w:r w:rsidR="000075BF">
          <w:rPr>
            <w:rFonts w:eastAsiaTheme="minorEastAsia"/>
            <w:sz w:val="24"/>
            <w:szCs w:val="24"/>
          </w:rPr>
          <w:t xml:space="preserve">. </w:t>
        </w:r>
      </w:ins>
      <w:ins w:id="1403" w:author="Boris Gafurov" w:date="2023-04-20T23:35:00Z">
        <w:r w:rsidR="005609A7">
          <w:rPr>
            <w:rFonts w:eastAsiaTheme="minorEastAsia"/>
            <w:sz w:val="24"/>
            <w:szCs w:val="24"/>
          </w:rPr>
          <w:t xml:space="preserve">100% and 10% </w:t>
        </w:r>
      </w:ins>
      <w:ins w:id="1404" w:author="Boris Gafurov" w:date="2023-04-20T23:36:00Z">
        <w:r w:rsidR="005609A7">
          <w:rPr>
            <w:rFonts w:eastAsiaTheme="minorEastAsia"/>
            <w:sz w:val="24"/>
            <w:szCs w:val="24"/>
          </w:rPr>
          <w:t xml:space="preserve">charged devices revealed robust correlation between the sensors around </w:t>
        </w:r>
      </w:ins>
      <w:ins w:id="1405" w:author="Boris Gafurov" w:date="2023-04-20T23:55:00Z">
        <w:r w:rsidR="00D13CDA">
          <w:rPr>
            <w:rFonts w:eastAsiaTheme="minorEastAsia"/>
            <w:sz w:val="24"/>
            <w:szCs w:val="24"/>
          </w:rPr>
          <w:t xml:space="preserve">zero moment with </w:t>
        </w:r>
      </w:ins>
      <w:ins w:id="1406" w:author="Boris Gafurov" w:date="2023-04-20T23:37:00Z">
        <w:r w:rsidR="005609A7">
          <w:rPr>
            <w:rFonts w:eastAsiaTheme="minorEastAsia"/>
            <w:sz w:val="24"/>
            <w:szCs w:val="24"/>
          </w:rPr>
          <w:t xml:space="preserve">+/-1ms </w:t>
        </w:r>
      </w:ins>
      <w:ins w:id="1407" w:author="Boris Gafurov" w:date="2023-04-20T23:55:00Z">
        <w:r w:rsidR="00D13CDA">
          <w:rPr>
            <w:rFonts w:eastAsiaTheme="minorEastAsia"/>
            <w:sz w:val="24"/>
            <w:szCs w:val="24"/>
          </w:rPr>
          <w:t xml:space="preserve">lag </w:t>
        </w:r>
      </w:ins>
      <w:ins w:id="1408" w:author="Boris Gafurov" w:date="2023-04-20T23:37:00Z">
        <w:r w:rsidR="005609A7">
          <w:rPr>
            <w:rFonts w:eastAsiaTheme="minorEastAsia"/>
            <w:sz w:val="24"/>
            <w:szCs w:val="24"/>
          </w:rPr>
          <w:t xml:space="preserve">and with some longer positive and negative lags. The </w:t>
        </w:r>
      </w:ins>
      <w:ins w:id="1409" w:author="Boris Gafurov" w:date="2023-04-20T23:38:00Z">
        <w:r w:rsidR="005609A7">
          <w:rPr>
            <w:rFonts w:eastAsiaTheme="minorEastAsia"/>
            <w:sz w:val="24"/>
            <w:szCs w:val="24"/>
          </w:rPr>
          <w:t xml:space="preserve">most interesting </w:t>
        </w:r>
        <w:r w:rsidR="005609A7">
          <w:rPr>
            <w:rFonts w:eastAsiaTheme="minorEastAsia"/>
            <w:sz w:val="24"/>
            <w:szCs w:val="24"/>
          </w:rPr>
          <w:lastRenderedPageBreak/>
          <w:t xml:space="preserve">result was when devices were at the </w:t>
        </w:r>
        <w:r w:rsidR="000446D7">
          <w:rPr>
            <w:rFonts w:eastAsiaTheme="minorEastAsia"/>
            <w:sz w:val="24"/>
            <w:szCs w:val="24"/>
          </w:rPr>
          <w:t xml:space="preserve">high </w:t>
        </w:r>
      </w:ins>
      <w:ins w:id="1410" w:author="Boris Gafurov" w:date="2023-04-21T00:09:00Z">
        <w:r w:rsidR="006144FA">
          <w:rPr>
            <w:rFonts w:eastAsiaTheme="minorEastAsia"/>
            <w:sz w:val="24"/>
            <w:szCs w:val="24"/>
          </w:rPr>
          <w:t xml:space="preserve">CPU </w:t>
        </w:r>
      </w:ins>
      <w:ins w:id="1411" w:author="Boris Gafurov" w:date="2023-04-20T23:39:00Z">
        <w:r w:rsidR="000446D7">
          <w:rPr>
            <w:rFonts w:eastAsiaTheme="minorEastAsia"/>
            <w:sz w:val="24"/>
            <w:szCs w:val="24"/>
          </w:rPr>
          <w:t xml:space="preserve">load. In this case when device was stationary there was a little </w:t>
        </w:r>
      </w:ins>
      <w:ins w:id="1412" w:author="Boris Gafurov" w:date="2023-04-20T23:40:00Z">
        <w:r w:rsidR="000446D7">
          <w:rPr>
            <w:rFonts w:eastAsiaTheme="minorEastAsia"/>
            <w:sz w:val="24"/>
            <w:szCs w:val="24"/>
          </w:rPr>
          <w:t>cross-correlation between the sensors, and when device was moving it even introduce</w:t>
        </w:r>
      </w:ins>
      <w:ins w:id="1413" w:author="Boris Gafurov" w:date="2023-04-20T23:55:00Z">
        <w:r w:rsidR="00D13CDA">
          <w:rPr>
            <w:rFonts w:eastAsiaTheme="minorEastAsia"/>
            <w:sz w:val="24"/>
            <w:szCs w:val="24"/>
          </w:rPr>
          <w:t>d</w:t>
        </w:r>
      </w:ins>
      <w:ins w:id="1414" w:author="Boris Gafurov" w:date="2023-04-20T23:40:00Z">
        <w:r w:rsidR="000446D7">
          <w:rPr>
            <w:rFonts w:eastAsiaTheme="minorEastAsia"/>
            <w:sz w:val="24"/>
            <w:szCs w:val="24"/>
          </w:rPr>
          <w:t xml:space="preserve"> great negative correlation</w:t>
        </w:r>
      </w:ins>
      <w:ins w:id="1415" w:author="Boris Gafurov" w:date="2023-04-20T23:41:00Z">
        <w:r w:rsidR="000446D7">
          <w:rPr>
            <w:rFonts w:eastAsiaTheme="minorEastAsia"/>
            <w:sz w:val="24"/>
            <w:szCs w:val="24"/>
          </w:rPr>
          <w:t>. Th</w:t>
        </w:r>
      </w:ins>
      <w:ins w:id="1416" w:author="Boris Gafurov" w:date="2023-04-20T23:56:00Z">
        <w:r w:rsidR="00D13CDA">
          <w:rPr>
            <w:rFonts w:eastAsiaTheme="minorEastAsia"/>
            <w:sz w:val="24"/>
            <w:szCs w:val="24"/>
          </w:rPr>
          <w:t>ese</w:t>
        </w:r>
      </w:ins>
      <w:ins w:id="1417" w:author="Boris Gafurov" w:date="2023-04-20T23:42:00Z">
        <w:r w:rsidR="000446D7">
          <w:rPr>
            <w:rFonts w:eastAsiaTheme="minorEastAsia"/>
            <w:sz w:val="24"/>
            <w:szCs w:val="24"/>
          </w:rPr>
          <w:t xml:space="preserve"> observation</w:t>
        </w:r>
      </w:ins>
      <w:ins w:id="1418" w:author="Boris Gafurov" w:date="2023-04-20T23:56:00Z">
        <w:r w:rsidR="00D13CDA">
          <w:rPr>
            <w:rFonts w:eastAsiaTheme="minorEastAsia"/>
            <w:sz w:val="24"/>
            <w:szCs w:val="24"/>
          </w:rPr>
          <w:t>s</w:t>
        </w:r>
      </w:ins>
      <w:ins w:id="1419" w:author="Boris Gafurov" w:date="2023-04-20T23:42:00Z">
        <w:r w:rsidR="000446D7">
          <w:rPr>
            <w:rFonts w:eastAsiaTheme="minorEastAsia"/>
            <w:sz w:val="24"/>
            <w:szCs w:val="24"/>
          </w:rPr>
          <w:t xml:space="preserve"> can be supported</w:t>
        </w:r>
      </w:ins>
      <w:ins w:id="1420" w:author="Boris Gafurov" w:date="2023-04-20T21:51:00Z">
        <w:r w:rsidR="00316562">
          <w:rPr>
            <w:rFonts w:eastAsiaTheme="minorEastAsia"/>
            <w:sz w:val="24"/>
            <w:szCs w:val="24"/>
          </w:rPr>
          <w:t xml:space="preserve"> </w:t>
        </w:r>
      </w:ins>
      <w:ins w:id="1421" w:author="Boris Gafurov" w:date="2023-04-20T23:56:00Z">
        <w:r w:rsidR="00D13CDA">
          <w:rPr>
            <w:rFonts w:eastAsiaTheme="minorEastAsia"/>
            <w:sz w:val="24"/>
            <w:szCs w:val="24"/>
          </w:rPr>
          <w:t xml:space="preserve">by </w:t>
        </w:r>
      </w:ins>
      <w:ins w:id="1422" w:author="Boris Gafurov" w:date="2023-04-20T21:52:00Z">
        <w:r w:rsidR="00316562">
          <w:rPr>
            <w:rFonts w:eastAsiaTheme="minorEastAsia"/>
            <w:sz w:val="24"/>
            <w:szCs w:val="24"/>
          </w:rPr>
          <w:t xml:space="preserve">judging </w:t>
        </w:r>
      </w:ins>
      <w:ins w:id="1423" w:author="Boris Gafurov" w:date="2023-04-20T23:56:00Z">
        <w:r w:rsidR="00D13CDA">
          <w:rPr>
            <w:rFonts w:eastAsiaTheme="minorEastAsia"/>
            <w:sz w:val="24"/>
            <w:szCs w:val="24"/>
          </w:rPr>
          <w:t>the</w:t>
        </w:r>
      </w:ins>
      <w:ins w:id="1424" w:author="Boris Gafurov" w:date="2023-04-20T21:52:00Z">
        <w:r w:rsidR="00316562">
          <w:rPr>
            <w:rFonts w:eastAsiaTheme="minorEastAsia"/>
            <w:sz w:val="24"/>
            <w:szCs w:val="24"/>
          </w:rPr>
          <w:t xml:space="preserve"> outliers</w:t>
        </w:r>
      </w:ins>
      <w:ins w:id="1425" w:author="Boris Gafurov" w:date="2023-04-20T23:42:00Z">
        <w:r w:rsidR="000446D7">
          <w:rPr>
            <w:rFonts w:eastAsiaTheme="minorEastAsia"/>
            <w:sz w:val="24"/>
            <w:szCs w:val="24"/>
          </w:rPr>
          <w:t xml:space="preserve"> on Figure 11</w:t>
        </w:r>
      </w:ins>
      <w:ins w:id="1426" w:author="Boris Gafurov" w:date="2023-04-20T23:43:00Z">
        <w:r w:rsidR="000446D7">
          <w:rPr>
            <w:rFonts w:eastAsiaTheme="minorEastAsia"/>
            <w:sz w:val="24"/>
            <w:szCs w:val="24"/>
          </w:rPr>
          <w:t>.</w:t>
        </w:r>
      </w:ins>
      <w:ins w:id="1427" w:author="Boris Gafurov" w:date="2023-04-20T21:52:00Z">
        <w:r w:rsidR="00316562">
          <w:rPr>
            <w:rFonts w:eastAsiaTheme="minorEastAsia"/>
            <w:sz w:val="24"/>
            <w:szCs w:val="24"/>
          </w:rPr>
          <w:t xml:space="preserve"> </w:t>
        </w:r>
      </w:ins>
      <w:ins w:id="1428" w:author="Boris Gafurov" w:date="2023-04-20T23:43:00Z">
        <w:r w:rsidR="000446D7">
          <w:rPr>
            <w:rFonts w:eastAsiaTheme="minorEastAsia"/>
            <w:sz w:val="24"/>
            <w:szCs w:val="24"/>
          </w:rPr>
          <w:t>I</w:t>
        </w:r>
      </w:ins>
      <w:ins w:id="1429" w:author="Boris Gafurov" w:date="2023-04-20T22:48:00Z">
        <w:r w:rsidR="006C37F3">
          <w:rPr>
            <w:rFonts w:eastAsiaTheme="minorEastAsia"/>
            <w:sz w:val="24"/>
            <w:szCs w:val="24"/>
          </w:rPr>
          <w:t>t c</w:t>
        </w:r>
      </w:ins>
      <w:ins w:id="1430" w:author="Boris Gafurov" w:date="2023-04-20T23:43:00Z">
        <w:r w:rsidR="000446D7">
          <w:rPr>
            <w:rFonts w:eastAsiaTheme="minorEastAsia"/>
            <w:sz w:val="24"/>
            <w:szCs w:val="24"/>
          </w:rPr>
          <w:t>an</w:t>
        </w:r>
      </w:ins>
      <w:ins w:id="1431" w:author="Boris Gafurov" w:date="2023-04-20T22:48:00Z">
        <w:r w:rsidR="006C37F3">
          <w:rPr>
            <w:rFonts w:eastAsiaTheme="minorEastAsia"/>
            <w:sz w:val="24"/>
            <w:szCs w:val="24"/>
          </w:rPr>
          <w:t xml:space="preserve"> be</w:t>
        </w:r>
      </w:ins>
      <w:ins w:id="1432" w:author="Boris Gafurov" w:date="2023-04-20T21:51:00Z">
        <w:r w:rsidR="00316562">
          <w:rPr>
            <w:rFonts w:eastAsiaTheme="minorEastAsia"/>
            <w:sz w:val="24"/>
            <w:szCs w:val="24"/>
          </w:rPr>
          <w:t xml:space="preserve"> noticed that </w:t>
        </w:r>
      </w:ins>
      <w:ins w:id="1433" w:author="Boris Gafurov" w:date="2023-04-20T21:52:00Z">
        <w:r w:rsidR="00316562">
          <w:rPr>
            <w:rFonts w:eastAsiaTheme="minorEastAsia"/>
            <w:sz w:val="24"/>
            <w:szCs w:val="24"/>
          </w:rPr>
          <w:t xml:space="preserve">there </w:t>
        </w:r>
      </w:ins>
      <w:ins w:id="1434" w:author="Boris Gafurov" w:date="2023-04-20T23:43:00Z">
        <w:r w:rsidR="000446D7">
          <w:rPr>
            <w:rFonts w:eastAsiaTheme="minorEastAsia"/>
            <w:sz w:val="24"/>
            <w:szCs w:val="24"/>
          </w:rPr>
          <w:t>i</w:t>
        </w:r>
      </w:ins>
      <w:ins w:id="1435" w:author="Boris Gafurov" w:date="2023-04-20T21:52:00Z">
        <w:r w:rsidR="00316562">
          <w:rPr>
            <w:rFonts w:eastAsiaTheme="minorEastAsia"/>
            <w:sz w:val="24"/>
            <w:szCs w:val="24"/>
          </w:rPr>
          <w:t>s a similarity in the data points</w:t>
        </w:r>
      </w:ins>
      <w:ins w:id="1436" w:author="Boris Gafurov" w:date="2023-04-20T21:56:00Z">
        <w:r w:rsidR="00316562">
          <w:rPr>
            <w:rFonts w:eastAsiaTheme="minorEastAsia"/>
            <w:sz w:val="24"/>
            <w:szCs w:val="24"/>
          </w:rPr>
          <w:t xml:space="preserve"> between acceler</w:t>
        </w:r>
      </w:ins>
      <w:ins w:id="1437" w:author="Boris Gafurov" w:date="2023-04-20T21:57:00Z">
        <w:r w:rsidR="00316562">
          <w:rPr>
            <w:rFonts w:eastAsiaTheme="minorEastAsia"/>
            <w:sz w:val="24"/>
            <w:szCs w:val="24"/>
          </w:rPr>
          <w:t>ometer and gyroscope</w:t>
        </w:r>
      </w:ins>
      <w:ins w:id="1438" w:author="Boris Gafurov" w:date="2023-04-20T23:43:00Z">
        <w:r w:rsidR="000446D7">
          <w:rPr>
            <w:rFonts w:eastAsiaTheme="minorEastAsia"/>
            <w:sz w:val="24"/>
            <w:szCs w:val="24"/>
          </w:rPr>
          <w:t xml:space="preserve"> </w:t>
        </w:r>
      </w:ins>
      <w:ins w:id="1439" w:author="Boris Gafurov" w:date="2023-04-20T23:57:00Z">
        <w:r w:rsidR="00D13CDA">
          <w:rPr>
            <w:rFonts w:eastAsiaTheme="minorEastAsia"/>
            <w:sz w:val="24"/>
            <w:szCs w:val="24"/>
          </w:rPr>
          <w:t>in 100% and 10% charged devices</w:t>
        </w:r>
      </w:ins>
      <w:ins w:id="1440" w:author="Boris Gafurov" w:date="2023-04-20T21:52:00Z">
        <w:r w:rsidR="00316562">
          <w:rPr>
            <w:rFonts w:eastAsiaTheme="minorEastAsia"/>
            <w:sz w:val="24"/>
            <w:szCs w:val="24"/>
          </w:rPr>
          <w:t xml:space="preserve">. </w:t>
        </w:r>
      </w:ins>
      <w:ins w:id="1441" w:author="Boris Gafurov" w:date="2023-04-20T23:44:00Z">
        <w:r w:rsidR="000446D7">
          <w:rPr>
            <w:rFonts w:eastAsiaTheme="minorEastAsia"/>
            <w:sz w:val="24"/>
            <w:szCs w:val="24"/>
          </w:rPr>
          <w:t>Taken together it</w:t>
        </w:r>
      </w:ins>
      <w:ins w:id="1442" w:author="Boris Gafurov" w:date="2023-04-20T21:52:00Z">
        <w:r w:rsidR="00316562">
          <w:rPr>
            <w:rFonts w:eastAsiaTheme="minorEastAsia"/>
            <w:sz w:val="24"/>
            <w:szCs w:val="24"/>
          </w:rPr>
          <w:t xml:space="preserve"> </w:t>
        </w:r>
      </w:ins>
      <w:ins w:id="1443" w:author="Boris Gafurov" w:date="2023-04-20T21:53:00Z">
        <w:r w:rsidR="00316562">
          <w:rPr>
            <w:rFonts w:eastAsiaTheme="minorEastAsia"/>
            <w:sz w:val="24"/>
            <w:szCs w:val="24"/>
          </w:rPr>
          <w:t>appears to show that access</w:t>
        </w:r>
      </w:ins>
      <w:ins w:id="1444" w:author="Boris Gafurov" w:date="2023-04-20T22:50:00Z">
        <w:r w:rsidR="006C37F3">
          <w:rPr>
            <w:rFonts w:eastAsiaTheme="minorEastAsia"/>
            <w:sz w:val="24"/>
            <w:szCs w:val="24"/>
          </w:rPr>
          <w:t>ing</w:t>
        </w:r>
      </w:ins>
      <w:ins w:id="1445" w:author="Boris Gafurov" w:date="2023-04-20T21:53:00Z">
        <w:r w:rsidR="00316562">
          <w:rPr>
            <w:rFonts w:eastAsiaTheme="minorEastAsia"/>
            <w:sz w:val="24"/>
            <w:szCs w:val="24"/>
          </w:rPr>
          <w:t xml:space="preserve"> </w:t>
        </w:r>
      </w:ins>
      <w:ins w:id="1446" w:author="Boris Gafurov" w:date="2023-04-20T23:44:00Z">
        <w:r w:rsidR="000446D7">
          <w:rPr>
            <w:rFonts w:eastAsiaTheme="minorEastAsia"/>
            <w:sz w:val="24"/>
            <w:szCs w:val="24"/>
          </w:rPr>
          <w:t>multi-</w:t>
        </w:r>
      </w:ins>
      <w:ins w:id="1447" w:author="Boris Gafurov" w:date="2023-04-20T21:53:00Z">
        <w:r w:rsidR="00316562">
          <w:rPr>
            <w:rFonts w:eastAsiaTheme="minorEastAsia"/>
            <w:sz w:val="24"/>
            <w:szCs w:val="24"/>
          </w:rPr>
          <w:t>sensor da</w:t>
        </w:r>
      </w:ins>
      <w:ins w:id="1448" w:author="Boris Gafurov" w:date="2023-04-20T21:54:00Z">
        <w:r w:rsidR="00316562">
          <w:rPr>
            <w:rFonts w:eastAsiaTheme="minorEastAsia"/>
            <w:sz w:val="24"/>
            <w:szCs w:val="24"/>
          </w:rPr>
          <w:t xml:space="preserve">ta </w:t>
        </w:r>
      </w:ins>
      <w:ins w:id="1449" w:author="Boris Gafurov" w:date="2023-04-20T22:51:00Z">
        <w:r w:rsidR="006C37F3">
          <w:rPr>
            <w:rFonts w:eastAsiaTheme="minorEastAsia"/>
            <w:sz w:val="24"/>
            <w:szCs w:val="24"/>
          </w:rPr>
          <w:t xml:space="preserve">could be </w:t>
        </w:r>
      </w:ins>
      <w:ins w:id="1450" w:author="Boris Gafurov" w:date="2023-04-20T23:46:00Z">
        <w:r w:rsidR="000446D7">
          <w:rPr>
            <w:rFonts w:eastAsiaTheme="minorEastAsia"/>
            <w:sz w:val="24"/>
            <w:szCs w:val="24"/>
          </w:rPr>
          <w:t>affected</w:t>
        </w:r>
      </w:ins>
      <w:ins w:id="1451" w:author="Boris Gafurov" w:date="2023-04-20T23:47:00Z">
        <w:r w:rsidR="000446D7">
          <w:rPr>
            <w:rFonts w:eastAsiaTheme="minorEastAsia"/>
            <w:sz w:val="24"/>
            <w:szCs w:val="24"/>
          </w:rPr>
          <w:t xml:space="preserve"> in positive or negative </w:t>
        </w:r>
      </w:ins>
      <w:ins w:id="1452" w:author="Boris Gafurov" w:date="2023-04-20T23:48:00Z">
        <w:r w:rsidR="000446D7">
          <w:rPr>
            <w:rFonts w:eastAsiaTheme="minorEastAsia"/>
            <w:sz w:val="24"/>
            <w:szCs w:val="24"/>
          </w:rPr>
          <w:t xml:space="preserve">way </w:t>
        </w:r>
      </w:ins>
      <w:ins w:id="1453" w:author="Boris Gafurov" w:date="2023-04-20T23:50:00Z">
        <w:r w:rsidR="00BA0B0D">
          <w:rPr>
            <w:rFonts w:eastAsiaTheme="minorEastAsia"/>
            <w:sz w:val="24"/>
            <w:szCs w:val="24"/>
          </w:rPr>
          <w:t>by</w:t>
        </w:r>
      </w:ins>
      <w:ins w:id="1454" w:author="Boris Gafurov" w:date="2023-04-20T23:58:00Z">
        <w:r w:rsidR="00D13CDA">
          <w:rPr>
            <w:rFonts w:eastAsiaTheme="minorEastAsia"/>
            <w:sz w:val="24"/>
            <w:szCs w:val="24"/>
          </w:rPr>
          <w:t xml:space="preserve"> itself and by the</w:t>
        </w:r>
      </w:ins>
      <w:ins w:id="1455" w:author="Boris Gafurov" w:date="2023-04-20T23:50:00Z">
        <w:r w:rsidR="00BA0B0D">
          <w:rPr>
            <w:rFonts w:eastAsiaTheme="minorEastAsia"/>
            <w:sz w:val="24"/>
            <w:szCs w:val="24"/>
          </w:rPr>
          <w:t xml:space="preserve"> functional state of the device</w:t>
        </w:r>
      </w:ins>
      <w:ins w:id="1456" w:author="Boris Gafurov" w:date="2023-04-20T23:58:00Z">
        <w:r w:rsidR="00D13CDA">
          <w:rPr>
            <w:rFonts w:eastAsiaTheme="minorEastAsia"/>
            <w:sz w:val="24"/>
            <w:szCs w:val="24"/>
          </w:rPr>
          <w:t xml:space="preserve">. </w:t>
        </w:r>
        <w:r w:rsidR="00710FA2">
          <w:rPr>
            <w:rFonts w:eastAsiaTheme="minorEastAsia"/>
            <w:sz w:val="24"/>
            <w:szCs w:val="24"/>
          </w:rPr>
          <w:t>That may</w:t>
        </w:r>
      </w:ins>
      <w:ins w:id="1457" w:author="Boris Gafurov" w:date="2023-04-20T23:48:00Z">
        <w:r w:rsidR="000446D7">
          <w:rPr>
            <w:rFonts w:eastAsiaTheme="minorEastAsia"/>
            <w:sz w:val="24"/>
            <w:szCs w:val="24"/>
          </w:rPr>
          <w:t xml:space="preserve"> </w:t>
        </w:r>
      </w:ins>
      <w:ins w:id="1458" w:author="Boris Gafurov" w:date="2023-04-21T00:00:00Z">
        <w:r w:rsidR="00090FAB">
          <w:rPr>
            <w:rFonts w:eastAsiaTheme="minorEastAsia"/>
            <w:sz w:val="24"/>
            <w:szCs w:val="24"/>
          </w:rPr>
          <w:t>impact</w:t>
        </w:r>
      </w:ins>
      <w:ins w:id="1459" w:author="Boris Gafurov" w:date="2023-04-20T23:48:00Z">
        <w:r w:rsidR="000446D7">
          <w:rPr>
            <w:rFonts w:eastAsiaTheme="minorEastAsia"/>
            <w:sz w:val="24"/>
            <w:szCs w:val="24"/>
          </w:rPr>
          <w:t xml:space="preserve"> data reliability</w:t>
        </w:r>
      </w:ins>
      <w:ins w:id="1460" w:author="Boris Gafurov" w:date="2023-04-21T00:00:00Z">
        <w:r w:rsidR="00090FAB">
          <w:rPr>
            <w:rFonts w:eastAsiaTheme="minorEastAsia"/>
            <w:sz w:val="24"/>
            <w:szCs w:val="24"/>
          </w:rPr>
          <w:t xml:space="preserve"> in unwanted way</w:t>
        </w:r>
      </w:ins>
      <w:ins w:id="1461" w:author="Boris Gafurov" w:date="2023-04-20T21:54:00Z">
        <w:r w:rsidR="00316562">
          <w:rPr>
            <w:rFonts w:eastAsiaTheme="minorEastAsia"/>
            <w:sz w:val="24"/>
            <w:szCs w:val="24"/>
          </w:rPr>
          <w:t xml:space="preserve">. </w:t>
        </w:r>
      </w:ins>
    </w:p>
    <w:p w14:paraId="0E786C1F" w14:textId="77777777" w:rsidR="00F95626" w:rsidRDefault="00F95626" w:rsidP="6A7CCFFD">
      <w:pPr>
        <w:rPr>
          <w:ins w:id="1462" w:author="Boris Gafurov" w:date="2023-04-20T21:39:00Z"/>
          <w:rFonts w:eastAsiaTheme="minorEastAsia"/>
          <w:sz w:val="24"/>
          <w:szCs w:val="24"/>
        </w:rPr>
      </w:pPr>
    </w:p>
    <w:p w14:paraId="11AA7A5F" w14:textId="58E2E6F4" w:rsidR="00F95626" w:rsidRDefault="00F95626" w:rsidP="6A7CCFFD">
      <w:pPr>
        <w:rPr>
          <w:ins w:id="1463" w:author="Boris Gafurov" w:date="2023-04-20T21:39:00Z"/>
          <w:rFonts w:eastAsiaTheme="minorEastAsia"/>
          <w:sz w:val="24"/>
          <w:szCs w:val="24"/>
        </w:rPr>
      </w:pPr>
      <w:ins w:id="1464" w:author="Boris Gafurov" w:date="2023-04-20T21:39:00Z">
        <w:r>
          <w:rPr>
            <w:rFonts w:eastAsiaTheme="minorEastAsia"/>
            <w:sz w:val="24"/>
            <w:szCs w:val="24"/>
          </w:rPr>
          <w:t>Figure 11.</w:t>
        </w:r>
        <w:r w:rsidRPr="0093438B">
          <w:rPr>
            <w:rFonts w:eastAsiaTheme="minorEastAsia"/>
            <w:sz w:val="24"/>
            <w:szCs w:val="24"/>
          </w:rPr>
          <w:t xml:space="preserve"> </w:t>
        </w:r>
      </w:ins>
      <w:ins w:id="1465" w:author="Boris Gafurov" w:date="2023-04-20T21:40:00Z">
        <w:r>
          <w:rPr>
            <w:rFonts w:eastAsiaTheme="minorEastAsia"/>
            <w:sz w:val="24"/>
            <w:szCs w:val="24"/>
          </w:rPr>
          <w:t xml:space="preserve">Simultaneously obtained </w:t>
        </w:r>
      </w:ins>
      <w:ins w:id="1466" w:author="Boris Gafurov" w:date="2023-04-20T21:39:00Z">
        <w:r>
          <w:rPr>
            <w:rFonts w:eastAsiaTheme="minorEastAsia"/>
            <w:sz w:val="24"/>
            <w:szCs w:val="24"/>
          </w:rPr>
          <w:t xml:space="preserve">Accelerometer and Gyroscope data of </w:t>
        </w:r>
      </w:ins>
      <w:ins w:id="1467" w:author="Boris Gafurov" w:date="2023-04-20T21:40:00Z">
        <w:r>
          <w:rPr>
            <w:rFonts w:eastAsiaTheme="minorEastAsia"/>
            <w:sz w:val="24"/>
            <w:szCs w:val="24"/>
          </w:rPr>
          <w:t xml:space="preserve">stationary and </w:t>
        </w:r>
      </w:ins>
      <w:ins w:id="1468" w:author="Boris Gafurov" w:date="2023-04-20T21:39:00Z">
        <w:r>
          <w:rPr>
            <w:rFonts w:eastAsiaTheme="minorEastAsia"/>
            <w:sz w:val="24"/>
            <w:szCs w:val="24"/>
          </w:rPr>
          <w:t>moving devices</w:t>
        </w:r>
      </w:ins>
      <w:ins w:id="1469" w:author="Boris Gafurov" w:date="2023-04-20T21:40:00Z">
        <w:r>
          <w:rPr>
            <w:rFonts w:eastAsiaTheme="minorEastAsia"/>
            <w:sz w:val="24"/>
            <w:szCs w:val="24"/>
          </w:rPr>
          <w:t>.</w:t>
        </w:r>
      </w:ins>
    </w:p>
    <w:p w14:paraId="73357010" w14:textId="02086AC6" w:rsidR="003474D2" w:rsidRDefault="00F95626" w:rsidP="6A7CCFFD">
      <w:pPr>
        <w:rPr>
          <w:ins w:id="1470" w:author="Boris Gafurov" w:date="2023-04-20T15:07:00Z"/>
          <w:rFonts w:eastAsiaTheme="minorEastAsia"/>
          <w:sz w:val="24"/>
          <w:szCs w:val="24"/>
        </w:rPr>
      </w:pPr>
      <w:ins w:id="1471" w:author="Boris Gafurov" w:date="2023-04-20T21:42:00Z">
        <w:r>
          <w:rPr>
            <w:noProof/>
          </w:rPr>
          <w:drawing>
            <wp:inline distT="0" distB="0" distL="0" distR="0" wp14:anchorId="27DCE8BF" wp14:editId="60D9B65C">
              <wp:extent cx="2286000" cy="2755900"/>
              <wp:effectExtent l="0" t="0" r="0" b="0"/>
              <wp:docPr id="96895459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54597" name="Picture 1" descr="Chart, scatter chart&#10;&#10;Description automatically generated"/>
                      <pic:cNvPicPr/>
                    </pic:nvPicPr>
                    <pic:blipFill>
                      <a:blip r:embed="rId16"/>
                      <a:stretch>
                        <a:fillRect/>
                      </a:stretch>
                    </pic:blipFill>
                    <pic:spPr>
                      <a:xfrm>
                        <a:off x="0" y="0"/>
                        <a:ext cx="2286000" cy="2755900"/>
                      </a:xfrm>
                      <a:prstGeom prst="rect">
                        <a:avLst/>
                      </a:prstGeom>
                    </pic:spPr>
                  </pic:pic>
                </a:graphicData>
              </a:graphic>
            </wp:inline>
          </w:drawing>
        </w:r>
      </w:ins>
      <w:ins w:id="1472" w:author="Boris Gafurov" w:date="2023-04-20T21:43:00Z">
        <w:r>
          <w:rPr>
            <w:noProof/>
          </w:rPr>
          <w:t xml:space="preserve"> </w:t>
        </w:r>
      </w:ins>
      <w:ins w:id="1473" w:author="Boris Gafurov" w:date="2023-04-20T21:37:00Z">
        <w:r w:rsidR="00DC074B">
          <w:rPr>
            <w:noProof/>
          </w:rPr>
          <w:drawing>
            <wp:inline distT="0" distB="0" distL="0" distR="0" wp14:anchorId="0FB90CE6" wp14:editId="73803943">
              <wp:extent cx="2273300" cy="2755900"/>
              <wp:effectExtent l="0" t="0" r="0" b="0"/>
              <wp:docPr id="60235977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9775" name="Picture 1" descr="Chart, scatter chart&#10;&#10;Description automatically generated"/>
                      <pic:cNvPicPr/>
                    </pic:nvPicPr>
                    <pic:blipFill>
                      <a:blip r:embed="rId17"/>
                      <a:stretch>
                        <a:fillRect/>
                      </a:stretch>
                    </pic:blipFill>
                    <pic:spPr>
                      <a:xfrm>
                        <a:off x="0" y="0"/>
                        <a:ext cx="2273300" cy="2755900"/>
                      </a:xfrm>
                      <a:prstGeom prst="rect">
                        <a:avLst/>
                      </a:prstGeom>
                    </pic:spPr>
                  </pic:pic>
                </a:graphicData>
              </a:graphic>
            </wp:inline>
          </w:drawing>
        </w:r>
      </w:ins>
      <w:ins w:id="1474" w:author="Boris Gafurov" w:date="2023-04-20T21:43:00Z">
        <w:r w:rsidRPr="00F95626">
          <w:rPr>
            <w:noProof/>
          </w:rPr>
          <w:t xml:space="preserve"> </w:t>
        </w:r>
        <w:r>
          <w:rPr>
            <w:noProof/>
          </w:rPr>
          <w:drawing>
            <wp:inline distT="0" distB="0" distL="0" distR="0" wp14:anchorId="3175ADC7" wp14:editId="0A988210">
              <wp:extent cx="2311400" cy="2743200"/>
              <wp:effectExtent l="0" t="0" r="0" b="0"/>
              <wp:docPr id="18942834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8347" name="Picture 1" descr="Chart, scatter chart&#10;&#10;Description automatically generated"/>
                      <pic:cNvPicPr/>
                    </pic:nvPicPr>
                    <pic:blipFill>
                      <a:blip r:embed="rId18"/>
                      <a:stretch>
                        <a:fillRect/>
                      </a:stretch>
                    </pic:blipFill>
                    <pic:spPr>
                      <a:xfrm>
                        <a:off x="0" y="0"/>
                        <a:ext cx="2311400" cy="2743200"/>
                      </a:xfrm>
                      <a:prstGeom prst="rect">
                        <a:avLst/>
                      </a:prstGeom>
                    </pic:spPr>
                  </pic:pic>
                </a:graphicData>
              </a:graphic>
            </wp:inline>
          </w:drawing>
        </w:r>
        <w:r>
          <w:rPr>
            <w:noProof/>
          </w:rPr>
          <w:t xml:space="preserve"> </w:t>
        </w:r>
      </w:ins>
      <w:ins w:id="1475" w:author="Boris Gafurov" w:date="2023-04-20T18:48:00Z">
        <w:r w:rsidR="000E2301">
          <w:rPr>
            <w:noProof/>
          </w:rPr>
          <w:drawing>
            <wp:inline distT="0" distB="0" distL="0" distR="0" wp14:anchorId="27351AB5" wp14:editId="6EA496B9">
              <wp:extent cx="2311400" cy="2743200"/>
              <wp:effectExtent l="0" t="0" r="0" b="0"/>
              <wp:docPr id="84320071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0712" name="Picture 1" descr="Chart, scatter chart&#10;&#10;Description automatically generated"/>
                      <pic:cNvPicPr/>
                    </pic:nvPicPr>
                    <pic:blipFill>
                      <a:blip r:embed="rId19"/>
                      <a:stretch>
                        <a:fillRect/>
                      </a:stretch>
                    </pic:blipFill>
                    <pic:spPr>
                      <a:xfrm>
                        <a:off x="0" y="0"/>
                        <a:ext cx="2311400" cy="2743200"/>
                      </a:xfrm>
                      <a:prstGeom prst="rect">
                        <a:avLst/>
                      </a:prstGeom>
                    </pic:spPr>
                  </pic:pic>
                </a:graphicData>
              </a:graphic>
            </wp:inline>
          </w:drawing>
        </w:r>
      </w:ins>
    </w:p>
    <w:p w14:paraId="442C3EFE" w14:textId="77777777" w:rsidR="00F95626" w:rsidRDefault="00F95626" w:rsidP="00F95626">
      <w:pPr>
        <w:rPr>
          <w:ins w:id="1476" w:author="Boris Gafurov" w:date="2023-04-20T21:41:00Z"/>
          <w:rFonts w:eastAsiaTheme="minorEastAsia"/>
          <w:sz w:val="24"/>
          <w:szCs w:val="24"/>
        </w:rPr>
      </w:pPr>
      <w:ins w:id="1477" w:author="Boris Gafurov" w:date="2023-04-20T21:41:00Z">
        <w:r>
          <w:rPr>
            <w:rFonts w:eastAsiaTheme="minorEastAsia"/>
            <w:sz w:val="24"/>
            <w:szCs w:val="24"/>
          </w:rPr>
          <w:t xml:space="preserve">A – denotes whisker box plot for sleeping stationary device, when B – sleeping moving device. </w:t>
        </w:r>
      </w:ins>
    </w:p>
    <w:p w14:paraId="4E98E700" w14:textId="77777777" w:rsidR="005609A7" w:rsidRDefault="005609A7" w:rsidP="6A7CCFFD">
      <w:pPr>
        <w:rPr>
          <w:ins w:id="1478" w:author="Boris Gafurov" w:date="2023-04-20T23:34:00Z"/>
          <w:rFonts w:eastAsiaTheme="minorEastAsia"/>
          <w:sz w:val="24"/>
          <w:szCs w:val="24"/>
        </w:rPr>
      </w:pPr>
    </w:p>
    <w:p w14:paraId="3A042F67" w14:textId="480CC24D" w:rsidR="00F95626" w:rsidRDefault="00186908" w:rsidP="6A7CCFFD">
      <w:pPr>
        <w:rPr>
          <w:ins w:id="1479" w:author="Boris Gafurov" w:date="2023-04-20T22:52:00Z"/>
          <w:rFonts w:eastAsiaTheme="minorEastAsia"/>
          <w:sz w:val="24"/>
          <w:szCs w:val="24"/>
        </w:rPr>
      </w:pPr>
      <w:ins w:id="1480" w:author="Boris Gafurov" w:date="2023-04-20T23:24:00Z">
        <w:r>
          <w:rPr>
            <w:rFonts w:eastAsiaTheme="minorEastAsia"/>
            <w:sz w:val="24"/>
            <w:szCs w:val="24"/>
          </w:rPr>
          <w:t xml:space="preserve">Figure 12. Functional state </w:t>
        </w:r>
      </w:ins>
      <w:ins w:id="1481" w:author="Boris Gafurov" w:date="2023-04-20T23:35:00Z">
        <w:r w:rsidR="005609A7">
          <w:rPr>
            <w:rFonts w:eastAsiaTheme="minorEastAsia"/>
            <w:sz w:val="24"/>
            <w:szCs w:val="24"/>
          </w:rPr>
          <w:t xml:space="preserve">(high CPU load) </w:t>
        </w:r>
      </w:ins>
      <w:ins w:id="1482" w:author="Boris Gafurov" w:date="2023-04-20T23:24:00Z">
        <w:r>
          <w:rPr>
            <w:rFonts w:eastAsiaTheme="minorEastAsia"/>
            <w:sz w:val="24"/>
            <w:szCs w:val="24"/>
          </w:rPr>
          <w:t xml:space="preserve">of the device </w:t>
        </w:r>
      </w:ins>
      <w:ins w:id="1483" w:author="Boris Gafurov" w:date="2023-04-20T23:25:00Z">
        <w:r>
          <w:rPr>
            <w:rFonts w:eastAsiaTheme="minorEastAsia"/>
            <w:sz w:val="24"/>
            <w:szCs w:val="24"/>
          </w:rPr>
          <w:t xml:space="preserve">showed greatest </w:t>
        </w:r>
      </w:ins>
      <w:ins w:id="1484" w:author="Boris Gafurov" w:date="2023-04-20T23:34:00Z">
        <w:r w:rsidR="005609A7">
          <w:rPr>
            <w:rFonts w:eastAsiaTheme="minorEastAsia"/>
            <w:sz w:val="24"/>
            <w:szCs w:val="24"/>
          </w:rPr>
          <w:t xml:space="preserve">desynchronizing </w:t>
        </w:r>
      </w:ins>
      <w:ins w:id="1485" w:author="Boris Gafurov" w:date="2023-04-20T23:25:00Z">
        <w:r>
          <w:rPr>
            <w:rFonts w:eastAsiaTheme="minorEastAsia"/>
            <w:sz w:val="24"/>
            <w:szCs w:val="24"/>
          </w:rPr>
          <w:t xml:space="preserve">impact on between </w:t>
        </w:r>
      </w:ins>
      <w:ins w:id="1486" w:author="Boris Gafurov" w:date="2023-04-20T23:26:00Z">
        <w:r>
          <w:rPr>
            <w:rFonts w:eastAsiaTheme="minorEastAsia"/>
            <w:sz w:val="24"/>
            <w:szCs w:val="24"/>
          </w:rPr>
          <w:t xml:space="preserve">sensor </w:t>
        </w:r>
      </w:ins>
      <w:ins w:id="1487" w:author="Boris Gafurov" w:date="2023-04-20T23:28:00Z">
        <w:r>
          <w:rPr>
            <w:rFonts w:eastAsiaTheme="minorEastAsia"/>
            <w:sz w:val="24"/>
            <w:szCs w:val="24"/>
          </w:rPr>
          <w:t>cross-</w:t>
        </w:r>
      </w:ins>
      <w:ins w:id="1488" w:author="Boris Gafurov" w:date="2023-04-20T23:25:00Z">
        <w:r>
          <w:rPr>
            <w:rFonts w:eastAsiaTheme="minorEastAsia"/>
            <w:sz w:val="24"/>
            <w:szCs w:val="24"/>
          </w:rPr>
          <w:t>correlation</w:t>
        </w:r>
      </w:ins>
      <w:ins w:id="1489" w:author="Boris Gafurov" w:date="2023-04-20T23:26:00Z">
        <w:r>
          <w:rPr>
            <w:rFonts w:eastAsiaTheme="minorEastAsia"/>
            <w:sz w:val="24"/>
            <w:szCs w:val="24"/>
          </w:rPr>
          <w:t>.</w:t>
        </w:r>
      </w:ins>
      <w:ins w:id="1490" w:author="Boris Gafurov" w:date="2023-04-20T23:25:00Z">
        <w:r>
          <w:rPr>
            <w:rFonts w:eastAsiaTheme="minorEastAsia"/>
            <w:sz w:val="24"/>
            <w:szCs w:val="24"/>
          </w:rPr>
          <w:t xml:space="preserve"> </w:t>
        </w:r>
      </w:ins>
    </w:p>
    <w:p w14:paraId="27B22F27" w14:textId="05477F3F" w:rsidR="006C37F3" w:rsidRDefault="00186908">
      <w:pPr>
        <w:ind w:right="-720"/>
        <w:rPr>
          <w:ins w:id="1491" w:author="Boris Gafurov" w:date="2023-04-20T21:41:00Z"/>
          <w:rFonts w:eastAsiaTheme="minorEastAsia"/>
          <w:sz w:val="24"/>
          <w:szCs w:val="24"/>
        </w:rPr>
        <w:pPrChange w:id="1492" w:author="Boris Gafurov" w:date="2023-04-20T23:20:00Z">
          <w:pPr>
            <w:ind w:right="-360"/>
          </w:pPr>
        </w:pPrChange>
      </w:pPr>
      <w:ins w:id="1493" w:author="Boris Gafurov" w:date="2023-04-20T23:20:00Z">
        <w:r>
          <w:rPr>
            <w:noProof/>
          </w:rPr>
          <w:drawing>
            <wp:inline distT="0" distB="0" distL="0" distR="0" wp14:anchorId="1B6C2F15" wp14:editId="4917928F">
              <wp:extent cx="2075688" cy="2478024"/>
              <wp:effectExtent l="0" t="0" r="0" b="0"/>
              <wp:docPr id="211139992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9929" name="Picture 1" descr="Chart, line chart&#10;&#10;Description automatically generated"/>
                      <pic:cNvPicPr/>
                    </pic:nvPicPr>
                    <pic:blipFill>
                      <a:blip r:embed="rId20"/>
                      <a:stretch>
                        <a:fillRect/>
                      </a:stretch>
                    </pic:blipFill>
                    <pic:spPr>
                      <a:xfrm>
                        <a:off x="0" y="0"/>
                        <a:ext cx="2075688" cy="2478024"/>
                      </a:xfrm>
                      <a:prstGeom prst="rect">
                        <a:avLst/>
                      </a:prstGeom>
                    </pic:spPr>
                  </pic:pic>
                </a:graphicData>
              </a:graphic>
            </wp:inline>
          </w:drawing>
        </w:r>
      </w:ins>
      <w:ins w:id="1494" w:author="Boris Gafurov" w:date="2023-04-20T23:21:00Z">
        <w:r>
          <w:rPr>
            <w:noProof/>
          </w:rPr>
          <w:t xml:space="preserve"> </w:t>
        </w:r>
      </w:ins>
      <w:ins w:id="1495" w:author="Boris Gafurov" w:date="2023-04-20T22:53:00Z">
        <w:r w:rsidR="006C37F3">
          <w:rPr>
            <w:noProof/>
          </w:rPr>
          <w:drawing>
            <wp:inline distT="0" distB="0" distL="0" distR="0" wp14:anchorId="45835596" wp14:editId="2DCB376D">
              <wp:extent cx="2066544" cy="2478024"/>
              <wp:effectExtent l="0" t="0" r="3810" b="0"/>
              <wp:docPr id="187867406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4062" name="Picture 1" descr="Chart, line chart&#10;&#10;Description automatically generated"/>
                      <pic:cNvPicPr/>
                    </pic:nvPicPr>
                    <pic:blipFill>
                      <a:blip r:embed="rId21"/>
                      <a:stretch>
                        <a:fillRect/>
                      </a:stretch>
                    </pic:blipFill>
                    <pic:spPr>
                      <a:xfrm>
                        <a:off x="0" y="0"/>
                        <a:ext cx="2066544" cy="2478024"/>
                      </a:xfrm>
                      <a:prstGeom prst="rect">
                        <a:avLst/>
                      </a:prstGeom>
                    </pic:spPr>
                  </pic:pic>
                </a:graphicData>
              </a:graphic>
            </wp:inline>
          </w:drawing>
        </w:r>
      </w:ins>
      <w:ins w:id="1496" w:author="Boris Gafurov" w:date="2023-04-20T23:19:00Z">
        <w:r>
          <w:rPr>
            <w:noProof/>
          </w:rPr>
          <w:t xml:space="preserve"> </w:t>
        </w:r>
      </w:ins>
      <w:ins w:id="1497" w:author="Boris Gafurov" w:date="2023-04-20T23:21:00Z">
        <w:r>
          <w:rPr>
            <w:noProof/>
          </w:rPr>
          <w:drawing>
            <wp:inline distT="0" distB="0" distL="0" distR="0" wp14:anchorId="47DD9E96" wp14:editId="1C19CD84">
              <wp:extent cx="2075688" cy="2478024"/>
              <wp:effectExtent l="0" t="0" r="0" b="0"/>
              <wp:docPr id="122719028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90287" name="Picture 1" descr="Chart, line chart&#10;&#10;Description automatically generated"/>
                      <pic:cNvPicPr/>
                    </pic:nvPicPr>
                    <pic:blipFill>
                      <a:blip r:embed="rId22"/>
                      <a:stretch>
                        <a:fillRect/>
                      </a:stretch>
                    </pic:blipFill>
                    <pic:spPr>
                      <a:xfrm>
                        <a:off x="0" y="0"/>
                        <a:ext cx="2075688" cy="2478024"/>
                      </a:xfrm>
                      <a:prstGeom prst="rect">
                        <a:avLst/>
                      </a:prstGeom>
                    </pic:spPr>
                  </pic:pic>
                </a:graphicData>
              </a:graphic>
            </wp:inline>
          </w:drawing>
        </w:r>
      </w:ins>
      <w:ins w:id="1498" w:author="Boris Gafurov" w:date="2023-04-20T23:19:00Z">
        <w:r>
          <w:rPr>
            <w:noProof/>
          </w:rPr>
          <w:t xml:space="preserve"> </w:t>
        </w:r>
      </w:ins>
      <w:ins w:id="1499" w:author="Boris Gafurov" w:date="2023-04-20T22:56:00Z">
        <w:r w:rsidR="006C37F3" w:rsidRPr="006C37F3">
          <w:rPr>
            <w:noProof/>
          </w:rPr>
          <w:t xml:space="preserve"> </w:t>
        </w:r>
      </w:ins>
      <w:ins w:id="1500" w:author="Boris Gafurov" w:date="2023-04-20T22:59:00Z">
        <w:r w:rsidR="008C2A4B">
          <w:rPr>
            <w:noProof/>
          </w:rPr>
          <w:drawing>
            <wp:inline distT="0" distB="0" distL="0" distR="0" wp14:anchorId="7087B85B" wp14:editId="69B9D477">
              <wp:extent cx="2075688" cy="2478024"/>
              <wp:effectExtent l="0" t="0" r="0" b="0"/>
              <wp:docPr id="2275425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42592" name="Picture 1" descr="Chart&#10;&#10;Description automatically generated"/>
                      <pic:cNvPicPr/>
                    </pic:nvPicPr>
                    <pic:blipFill>
                      <a:blip r:embed="rId23"/>
                      <a:stretch>
                        <a:fillRect/>
                      </a:stretch>
                    </pic:blipFill>
                    <pic:spPr>
                      <a:xfrm>
                        <a:off x="0" y="0"/>
                        <a:ext cx="2075688" cy="2478024"/>
                      </a:xfrm>
                      <a:prstGeom prst="rect">
                        <a:avLst/>
                      </a:prstGeom>
                    </pic:spPr>
                  </pic:pic>
                </a:graphicData>
              </a:graphic>
            </wp:inline>
          </w:drawing>
        </w:r>
      </w:ins>
      <w:ins w:id="1501" w:author="Boris Gafurov" w:date="2023-04-20T22:57:00Z">
        <w:r w:rsidR="006C37F3" w:rsidRPr="006C37F3">
          <w:rPr>
            <w:noProof/>
          </w:rPr>
          <w:t xml:space="preserve"> </w:t>
        </w:r>
      </w:ins>
      <w:ins w:id="1502" w:author="Boris Gafurov" w:date="2023-04-20T23:21:00Z">
        <w:r>
          <w:rPr>
            <w:noProof/>
          </w:rPr>
          <w:drawing>
            <wp:inline distT="0" distB="0" distL="0" distR="0" wp14:anchorId="14ECEA7D" wp14:editId="5FEC783A">
              <wp:extent cx="2075688" cy="2478024"/>
              <wp:effectExtent l="0" t="0" r="0" b="0"/>
              <wp:docPr id="40915206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063" name="Picture 1" descr="Chart, line chart&#10;&#10;Description automatically generated"/>
                      <pic:cNvPicPr/>
                    </pic:nvPicPr>
                    <pic:blipFill>
                      <a:blip r:embed="rId24"/>
                      <a:stretch>
                        <a:fillRect/>
                      </a:stretch>
                    </pic:blipFill>
                    <pic:spPr>
                      <a:xfrm>
                        <a:off x="0" y="0"/>
                        <a:ext cx="2075688" cy="2478024"/>
                      </a:xfrm>
                      <a:prstGeom prst="rect">
                        <a:avLst/>
                      </a:prstGeom>
                    </pic:spPr>
                  </pic:pic>
                </a:graphicData>
              </a:graphic>
            </wp:inline>
          </w:drawing>
        </w:r>
        <w:r>
          <w:rPr>
            <w:noProof/>
          </w:rPr>
          <w:t xml:space="preserve"> </w:t>
        </w:r>
      </w:ins>
      <w:ins w:id="1503" w:author="Boris Gafurov" w:date="2023-04-20T22:57:00Z">
        <w:r w:rsidR="006C37F3">
          <w:rPr>
            <w:noProof/>
          </w:rPr>
          <w:drawing>
            <wp:inline distT="0" distB="0" distL="0" distR="0" wp14:anchorId="5CF113A6" wp14:editId="753CD1AA">
              <wp:extent cx="2075688" cy="2478024"/>
              <wp:effectExtent l="0" t="0" r="0" b="0"/>
              <wp:docPr id="178201233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2335" name="Picture 1" descr="Chart, line chart&#10;&#10;Description automatically generated"/>
                      <pic:cNvPicPr/>
                    </pic:nvPicPr>
                    <pic:blipFill>
                      <a:blip r:embed="rId25"/>
                      <a:stretch>
                        <a:fillRect/>
                      </a:stretch>
                    </pic:blipFill>
                    <pic:spPr>
                      <a:xfrm>
                        <a:off x="0" y="0"/>
                        <a:ext cx="2075688" cy="2478024"/>
                      </a:xfrm>
                      <a:prstGeom prst="rect">
                        <a:avLst/>
                      </a:prstGeom>
                    </pic:spPr>
                  </pic:pic>
                </a:graphicData>
              </a:graphic>
            </wp:inline>
          </w:drawing>
        </w:r>
      </w:ins>
    </w:p>
    <w:p w14:paraId="35C28A02" w14:textId="77777777" w:rsidR="00D460F5" w:rsidRDefault="00D460F5" w:rsidP="6A7CCFFD">
      <w:pPr>
        <w:rPr>
          <w:ins w:id="1504" w:author="Boris Gafurov" w:date="2023-04-20T23:51:00Z"/>
          <w:rFonts w:eastAsiaTheme="minorEastAsia"/>
          <w:sz w:val="24"/>
          <w:szCs w:val="24"/>
        </w:rPr>
      </w:pPr>
    </w:p>
    <w:p w14:paraId="2090E24B" w14:textId="77777777" w:rsidR="00D13CDA" w:rsidRDefault="00D13CDA" w:rsidP="6A7CCFFD">
      <w:pPr>
        <w:rPr>
          <w:ins w:id="1505" w:author="Boris Gafurov" w:date="2023-04-20T23:51:00Z"/>
          <w:rFonts w:eastAsiaTheme="minorEastAsia"/>
          <w:sz w:val="24"/>
          <w:szCs w:val="24"/>
        </w:rPr>
      </w:pPr>
    </w:p>
    <w:p w14:paraId="5E61B177" w14:textId="77777777" w:rsidR="00D13CDA" w:rsidRDefault="00D13CDA" w:rsidP="6A7CCFFD">
      <w:pPr>
        <w:rPr>
          <w:ins w:id="1506" w:author="Boris Gafurov" w:date="2023-04-20T23:51:00Z"/>
          <w:rFonts w:eastAsiaTheme="minorEastAsia"/>
          <w:sz w:val="24"/>
          <w:szCs w:val="24"/>
        </w:rPr>
      </w:pPr>
    </w:p>
    <w:p w14:paraId="4D64C6A4" w14:textId="77777777" w:rsidR="00D13CDA" w:rsidRDefault="00D13CDA" w:rsidP="6A7CCFFD">
      <w:pPr>
        <w:rPr>
          <w:ins w:id="1507" w:author="Boris Gafurov" w:date="2023-04-20T23:51:00Z"/>
          <w:rFonts w:eastAsiaTheme="minorEastAsia"/>
          <w:sz w:val="24"/>
          <w:szCs w:val="24"/>
        </w:rPr>
      </w:pPr>
    </w:p>
    <w:p w14:paraId="36E7210A" w14:textId="77777777" w:rsidR="00D13CDA" w:rsidRDefault="00D13CDA" w:rsidP="6A7CCFFD">
      <w:pPr>
        <w:rPr>
          <w:ins w:id="1508" w:author="Boris Gafurov" w:date="2023-04-20T23:51:00Z"/>
          <w:rFonts w:eastAsiaTheme="minorEastAsia"/>
          <w:sz w:val="24"/>
          <w:szCs w:val="24"/>
        </w:rPr>
      </w:pPr>
    </w:p>
    <w:p w14:paraId="6E5B71E3" w14:textId="77777777" w:rsidR="00D13CDA" w:rsidRDefault="00D13CDA" w:rsidP="6A7CCFFD">
      <w:pPr>
        <w:rPr>
          <w:ins w:id="1509" w:author="Boris Gafurov" w:date="2023-04-20T23:51:00Z"/>
          <w:rFonts w:eastAsiaTheme="minorEastAsia"/>
          <w:sz w:val="24"/>
          <w:szCs w:val="24"/>
        </w:rPr>
      </w:pPr>
    </w:p>
    <w:p w14:paraId="60F2B883" w14:textId="77777777" w:rsidR="00D13CDA" w:rsidRDefault="00D13CDA" w:rsidP="6A7CCFFD">
      <w:pPr>
        <w:rPr>
          <w:ins w:id="1510" w:author="Boris Gafurov" w:date="2023-04-20T23:29:00Z"/>
          <w:rFonts w:eastAsiaTheme="minorEastAsia"/>
          <w:sz w:val="24"/>
          <w:szCs w:val="24"/>
        </w:rPr>
      </w:pPr>
    </w:p>
    <w:p w14:paraId="2A15D787" w14:textId="67FB7BA0" w:rsidR="00E56F21" w:rsidRDefault="00E56F21" w:rsidP="6A7CCFFD">
      <w:pPr>
        <w:rPr>
          <w:ins w:id="1511" w:author="Boris Gafurov" w:date="2023-03-27T09:08:00Z"/>
          <w:rFonts w:eastAsiaTheme="minorEastAsia"/>
          <w:sz w:val="24"/>
          <w:szCs w:val="24"/>
        </w:rPr>
      </w:pPr>
      <w:ins w:id="1512" w:author="Boris Gafurov" w:date="2023-03-27T02:00:00Z">
        <w:r>
          <w:rPr>
            <w:rFonts w:eastAsiaTheme="minorEastAsia"/>
            <w:sz w:val="24"/>
            <w:szCs w:val="24"/>
          </w:rPr>
          <w:lastRenderedPageBreak/>
          <w:t>Samsung S22</w:t>
        </w:r>
      </w:ins>
    </w:p>
    <w:p w14:paraId="3645B851" w14:textId="323E0072" w:rsidR="0091563B" w:rsidRDefault="0091563B" w:rsidP="6A7CCFFD">
      <w:pPr>
        <w:rPr>
          <w:ins w:id="1513" w:author="Boris Gafurov" w:date="2023-03-27T02:01:00Z"/>
          <w:rFonts w:eastAsiaTheme="minorEastAsia"/>
          <w:sz w:val="24"/>
          <w:szCs w:val="24"/>
        </w:rPr>
      </w:pPr>
      <w:ins w:id="1514" w:author="Boris Gafurov" w:date="2023-03-27T09:11:00Z">
        <w:r>
          <w:rPr>
            <w:rFonts w:eastAsiaTheme="minorEastAsia"/>
            <w:sz w:val="24"/>
            <w:szCs w:val="24"/>
          </w:rPr>
          <w:t>To investigate differences between manufactures</w:t>
        </w:r>
      </w:ins>
      <w:ins w:id="1515" w:author="Boris Gafurov" w:date="2023-03-27T09:12:00Z">
        <w:r>
          <w:rPr>
            <w:rFonts w:eastAsiaTheme="minorEastAsia"/>
            <w:sz w:val="24"/>
            <w:szCs w:val="24"/>
          </w:rPr>
          <w:t>, w</w:t>
        </w:r>
      </w:ins>
      <w:ins w:id="1516" w:author="Boris Gafurov" w:date="2023-03-27T09:08:00Z">
        <w:r>
          <w:rPr>
            <w:rFonts w:eastAsiaTheme="minorEastAsia"/>
            <w:sz w:val="24"/>
            <w:szCs w:val="24"/>
          </w:rPr>
          <w:t xml:space="preserve">e have collected the same as above data </w:t>
        </w:r>
      </w:ins>
      <w:ins w:id="1517" w:author="Boris Gafurov" w:date="2023-03-27T09:12:00Z">
        <w:r>
          <w:rPr>
            <w:rFonts w:eastAsiaTheme="minorEastAsia"/>
            <w:sz w:val="24"/>
            <w:szCs w:val="24"/>
          </w:rPr>
          <w:t xml:space="preserve">sets </w:t>
        </w:r>
      </w:ins>
      <w:ins w:id="1518" w:author="Boris Gafurov" w:date="2023-03-27T09:09:00Z">
        <w:r>
          <w:rPr>
            <w:rFonts w:eastAsiaTheme="minorEastAsia"/>
            <w:sz w:val="24"/>
            <w:szCs w:val="24"/>
          </w:rPr>
          <w:t>on a different</w:t>
        </w:r>
      </w:ins>
      <w:ins w:id="1519" w:author="Boris Gafurov" w:date="2023-04-29T14:50:00Z">
        <w:r w:rsidR="00EF1DE5">
          <w:rPr>
            <w:rFonts w:eastAsiaTheme="minorEastAsia"/>
            <w:sz w:val="24"/>
            <w:szCs w:val="24"/>
          </w:rPr>
          <w:t xml:space="preserve"> </w:t>
        </w:r>
      </w:ins>
      <w:ins w:id="1520" w:author="Boris Gafurov" w:date="2023-04-29T14:51:00Z">
        <w:r w:rsidR="00EF1DE5">
          <w:rPr>
            <w:rFonts w:eastAsiaTheme="minorEastAsia"/>
            <w:sz w:val="24"/>
            <w:szCs w:val="24"/>
          </w:rPr>
          <w:t>form</w:t>
        </w:r>
      </w:ins>
      <w:ins w:id="1521" w:author="Boris Gafurov" w:date="2023-03-27T09:09:00Z">
        <w:r>
          <w:rPr>
            <w:rFonts w:eastAsiaTheme="minorEastAsia"/>
            <w:sz w:val="24"/>
            <w:szCs w:val="24"/>
          </w:rPr>
          <w:t xml:space="preserve"> Google Pixel 6a but comparable </w:t>
        </w:r>
      </w:ins>
      <w:ins w:id="1522" w:author="Boris Gafurov" w:date="2023-03-27T09:10:00Z">
        <w:r>
          <w:rPr>
            <w:rFonts w:eastAsiaTheme="minorEastAsia"/>
            <w:sz w:val="24"/>
            <w:szCs w:val="24"/>
          </w:rPr>
          <w:t xml:space="preserve">by its specs Samsung S22 </w:t>
        </w:r>
      </w:ins>
      <w:ins w:id="1523" w:author="Boris Gafurov" w:date="2023-03-27T09:09:00Z">
        <w:r>
          <w:rPr>
            <w:rFonts w:eastAsiaTheme="minorEastAsia"/>
            <w:sz w:val="24"/>
            <w:szCs w:val="24"/>
          </w:rPr>
          <w:t>device.</w:t>
        </w:r>
      </w:ins>
      <w:ins w:id="1524" w:author="Boris Gafurov" w:date="2023-04-29T14:52:00Z">
        <w:r w:rsidR="005B6E6C">
          <w:rPr>
            <w:rFonts w:eastAsiaTheme="minorEastAsia"/>
            <w:sz w:val="24"/>
            <w:szCs w:val="24"/>
          </w:rPr>
          <w:t xml:space="preserve"> Results as described below appeared </w:t>
        </w:r>
      </w:ins>
      <w:ins w:id="1525" w:author="Boris Gafurov" w:date="2023-04-29T14:53:00Z">
        <w:r w:rsidR="005B6E6C">
          <w:rPr>
            <w:rFonts w:eastAsiaTheme="minorEastAsia"/>
            <w:sz w:val="24"/>
            <w:szCs w:val="24"/>
          </w:rPr>
          <w:t>to be quite different between the different manufactures</w:t>
        </w:r>
      </w:ins>
      <w:ins w:id="1526" w:author="Boris Gafurov" w:date="2023-04-29T14:54:00Z">
        <w:r w:rsidR="005B6E6C">
          <w:rPr>
            <w:rFonts w:eastAsiaTheme="minorEastAsia"/>
            <w:sz w:val="24"/>
            <w:szCs w:val="24"/>
          </w:rPr>
          <w:t xml:space="preserve"> despite that we made all the efforts to keep environment as similar as possible, </w:t>
        </w:r>
        <w:proofErr w:type="gramStart"/>
        <w:r w:rsidR="005B6E6C">
          <w:rPr>
            <w:rFonts w:eastAsiaTheme="minorEastAsia"/>
            <w:sz w:val="24"/>
            <w:szCs w:val="24"/>
          </w:rPr>
          <w:t>i.e.</w:t>
        </w:r>
        <w:proofErr w:type="gramEnd"/>
        <w:r w:rsidR="005B6E6C">
          <w:rPr>
            <w:rFonts w:eastAsiaTheme="minorEastAsia"/>
            <w:sz w:val="24"/>
            <w:szCs w:val="24"/>
          </w:rPr>
          <w:t xml:space="preserve"> same OS, same set of default applications</w:t>
        </w:r>
      </w:ins>
      <w:ins w:id="1527" w:author="Boris Gafurov" w:date="2023-04-29T14:55:00Z">
        <w:r w:rsidR="005B6E6C">
          <w:rPr>
            <w:rFonts w:eastAsiaTheme="minorEastAsia"/>
            <w:sz w:val="24"/>
            <w:szCs w:val="24"/>
          </w:rPr>
          <w:t>, etc</w:t>
        </w:r>
      </w:ins>
      <w:ins w:id="1528" w:author="Boris Gafurov" w:date="2023-04-29T14:53:00Z">
        <w:r w:rsidR="005B6E6C">
          <w:rPr>
            <w:rFonts w:eastAsiaTheme="minorEastAsia"/>
            <w:sz w:val="24"/>
            <w:szCs w:val="24"/>
          </w:rPr>
          <w:t>.</w:t>
        </w:r>
      </w:ins>
      <w:ins w:id="1529" w:author="Boris Gafurov" w:date="2023-04-29T14:56:00Z">
        <w:r w:rsidR="005B6E6C">
          <w:rPr>
            <w:rFonts w:eastAsiaTheme="minorEastAsia"/>
            <w:sz w:val="24"/>
            <w:szCs w:val="24"/>
          </w:rPr>
          <w:t xml:space="preserve"> Following presents the data for Samsung S22 in the same fashion as</w:t>
        </w:r>
      </w:ins>
      <w:ins w:id="1530" w:author="Boris Gafurov" w:date="2023-04-29T14:53:00Z">
        <w:r w:rsidR="005B6E6C">
          <w:rPr>
            <w:rFonts w:eastAsiaTheme="minorEastAsia"/>
            <w:sz w:val="24"/>
            <w:szCs w:val="24"/>
          </w:rPr>
          <w:t xml:space="preserve"> </w:t>
        </w:r>
      </w:ins>
      <w:ins w:id="1531" w:author="Boris Gafurov" w:date="2023-04-29T14:56:00Z">
        <w:r w:rsidR="005B6E6C">
          <w:rPr>
            <w:rFonts w:eastAsiaTheme="minorEastAsia"/>
            <w:sz w:val="24"/>
            <w:szCs w:val="24"/>
          </w:rPr>
          <w:t>Google Pixel 6a.</w:t>
        </w:r>
      </w:ins>
    </w:p>
    <w:p w14:paraId="4F039BE0" w14:textId="328343D0" w:rsidR="007626F4" w:rsidRDefault="005B6E6C" w:rsidP="00AF1F1E">
      <w:pPr>
        <w:rPr>
          <w:ins w:id="1532" w:author="Boris Gafurov" w:date="2023-04-29T15:09:00Z"/>
          <w:rFonts w:eastAsiaTheme="minorEastAsia"/>
          <w:sz w:val="24"/>
          <w:szCs w:val="24"/>
        </w:rPr>
      </w:pPr>
      <w:ins w:id="1533" w:author="Boris Gafurov" w:date="2023-04-29T14:57:00Z">
        <w:r w:rsidRPr="00F3207C">
          <w:rPr>
            <w:rFonts w:eastAsiaTheme="minorEastAsia"/>
            <w:b/>
            <w:bCs/>
            <w:sz w:val="24"/>
            <w:szCs w:val="24"/>
          </w:rPr>
          <w:t>Accelerometer</w:t>
        </w:r>
        <w:r>
          <w:rPr>
            <w:rFonts w:eastAsiaTheme="minorEastAsia"/>
            <w:sz w:val="24"/>
            <w:szCs w:val="24"/>
          </w:rPr>
          <w:t xml:space="preserve"> </w:t>
        </w:r>
      </w:ins>
      <w:ins w:id="1534" w:author="Boris Gafurov" w:date="2023-04-29T15:01:00Z">
        <w:r>
          <w:rPr>
            <w:rFonts w:eastAsiaTheme="minorEastAsia"/>
            <w:sz w:val="24"/>
            <w:szCs w:val="24"/>
          </w:rPr>
          <w:t xml:space="preserve">Samsung </w:t>
        </w:r>
      </w:ins>
      <w:ins w:id="1535" w:author="Boris Gafurov" w:date="2023-04-29T15:00:00Z">
        <w:r>
          <w:rPr>
            <w:rFonts w:eastAsiaTheme="minorEastAsia"/>
            <w:sz w:val="24"/>
            <w:szCs w:val="24"/>
          </w:rPr>
          <w:t xml:space="preserve">S22 </w:t>
        </w:r>
      </w:ins>
      <w:ins w:id="1536" w:author="Boris Gafurov" w:date="2023-04-29T14:57:00Z">
        <w:r>
          <w:rPr>
            <w:rFonts w:eastAsiaTheme="minorEastAsia"/>
            <w:sz w:val="24"/>
            <w:szCs w:val="24"/>
          </w:rPr>
          <w:t xml:space="preserve">study has revealed </w:t>
        </w:r>
      </w:ins>
      <w:ins w:id="1537" w:author="Boris Gafurov" w:date="2023-04-29T15:02:00Z">
        <w:r w:rsidR="007626F4">
          <w:rPr>
            <w:rFonts w:eastAsiaTheme="minorEastAsia"/>
            <w:sz w:val="24"/>
            <w:szCs w:val="24"/>
          </w:rPr>
          <w:t xml:space="preserve">only high CPU load </w:t>
        </w:r>
      </w:ins>
      <w:ins w:id="1538" w:author="Boris Gafurov" w:date="2023-04-29T15:05:00Z">
        <w:r w:rsidR="007626F4">
          <w:rPr>
            <w:rFonts w:eastAsiaTheme="minorEastAsia"/>
            <w:sz w:val="24"/>
            <w:szCs w:val="24"/>
          </w:rPr>
          <w:t xml:space="preserve">(Fig. 13G) </w:t>
        </w:r>
      </w:ins>
      <w:ins w:id="1539" w:author="Boris Gafurov" w:date="2023-04-29T15:02:00Z">
        <w:r w:rsidR="007626F4">
          <w:rPr>
            <w:rFonts w:eastAsiaTheme="minorEastAsia"/>
            <w:sz w:val="24"/>
            <w:szCs w:val="24"/>
          </w:rPr>
          <w:t>had significant impa</w:t>
        </w:r>
      </w:ins>
      <w:ins w:id="1540" w:author="Boris Gafurov" w:date="2023-04-29T15:03:00Z">
        <w:r w:rsidR="007626F4">
          <w:rPr>
            <w:rFonts w:eastAsiaTheme="minorEastAsia"/>
            <w:sz w:val="24"/>
            <w:szCs w:val="24"/>
          </w:rPr>
          <w:t>ct on the intervals between sensor data readings. T</w:t>
        </w:r>
      </w:ins>
      <w:ins w:id="1541" w:author="Boris Gafurov" w:date="2023-04-29T14:57:00Z">
        <w:r>
          <w:rPr>
            <w:rFonts w:eastAsiaTheme="minorEastAsia"/>
            <w:sz w:val="24"/>
            <w:szCs w:val="24"/>
          </w:rPr>
          <w:t xml:space="preserve">hat </w:t>
        </w:r>
      </w:ins>
      <w:ins w:id="1542" w:author="Boris Gafurov" w:date="2023-04-29T15:03:00Z">
        <w:r w:rsidR="007626F4">
          <w:rPr>
            <w:rFonts w:eastAsiaTheme="minorEastAsia"/>
            <w:sz w:val="24"/>
            <w:szCs w:val="24"/>
          </w:rPr>
          <w:t xml:space="preserve">was </w:t>
        </w:r>
      </w:ins>
      <w:ins w:id="1543" w:author="Boris Gafurov" w:date="2023-04-29T15:01:00Z">
        <w:r>
          <w:rPr>
            <w:rFonts w:eastAsiaTheme="minorEastAsia"/>
            <w:sz w:val="24"/>
            <w:szCs w:val="24"/>
          </w:rPr>
          <w:t xml:space="preserve">in contrast to </w:t>
        </w:r>
      </w:ins>
      <w:ins w:id="1544" w:author="Boris Gafurov" w:date="2023-04-29T14:57:00Z">
        <w:r>
          <w:rPr>
            <w:rFonts w:eastAsiaTheme="minorEastAsia"/>
            <w:sz w:val="24"/>
            <w:szCs w:val="24"/>
          </w:rPr>
          <w:t xml:space="preserve">Google Pixel 6a device </w:t>
        </w:r>
      </w:ins>
      <w:ins w:id="1545" w:author="Boris Gafurov" w:date="2023-04-29T15:03:00Z">
        <w:r w:rsidR="007626F4">
          <w:rPr>
            <w:rFonts w:eastAsiaTheme="minorEastAsia"/>
            <w:sz w:val="24"/>
            <w:szCs w:val="24"/>
          </w:rPr>
          <w:t xml:space="preserve">where </w:t>
        </w:r>
      </w:ins>
      <w:ins w:id="1546" w:author="Boris Gafurov" w:date="2023-04-29T14:57:00Z">
        <w:r>
          <w:rPr>
            <w:rFonts w:eastAsiaTheme="minorEastAsia"/>
            <w:sz w:val="24"/>
            <w:szCs w:val="24"/>
          </w:rPr>
          <w:t>plugged in</w:t>
        </w:r>
      </w:ins>
      <w:ins w:id="1547" w:author="Boris Gafurov" w:date="2023-04-29T15:03:00Z">
        <w:r w:rsidR="007626F4">
          <w:rPr>
            <w:rFonts w:eastAsiaTheme="minorEastAsia"/>
            <w:sz w:val="24"/>
            <w:szCs w:val="24"/>
          </w:rPr>
          <w:t xml:space="preserve"> device</w:t>
        </w:r>
      </w:ins>
      <w:ins w:id="1548" w:author="Boris Gafurov" w:date="2023-04-29T14:57:00Z">
        <w:r>
          <w:rPr>
            <w:rFonts w:eastAsiaTheme="minorEastAsia"/>
            <w:sz w:val="24"/>
            <w:szCs w:val="24"/>
          </w:rPr>
          <w:t xml:space="preserve">, for both when app was in background and foreground, </w:t>
        </w:r>
      </w:ins>
      <w:ins w:id="1549" w:author="Boris Gafurov" w:date="2023-04-29T15:04:00Z">
        <w:r w:rsidR="007626F4">
          <w:rPr>
            <w:rFonts w:eastAsiaTheme="minorEastAsia"/>
            <w:sz w:val="24"/>
            <w:szCs w:val="24"/>
          </w:rPr>
          <w:t xml:space="preserve">had significant differences </w:t>
        </w:r>
      </w:ins>
      <w:ins w:id="1550" w:author="Boris Gafurov" w:date="2023-04-29T15:06:00Z">
        <w:r w:rsidR="007626F4">
          <w:rPr>
            <w:rFonts w:eastAsiaTheme="minorEastAsia"/>
            <w:sz w:val="24"/>
            <w:szCs w:val="24"/>
          </w:rPr>
          <w:t xml:space="preserve">too </w:t>
        </w:r>
      </w:ins>
      <w:ins w:id="1551" w:author="Boris Gafurov" w:date="2023-04-29T15:04:00Z">
        <w:r w:rsidR="007626F4">
          <w:rPr>
            <w:rFonts w:eastAsiaTheme="minorEastAsia"/>
            <w:sz w:val="24"/>
            <w:szCs w:val="24"/>
          </w:rPr>
          <w:t>(Fig.1</w:t>
        </w:r>
        <w:proofErr w:type="gramStart"/>
        <w:r w:rsidR="007626F4">
          <w:rPr>
            <w:rFonts w:eastAsiaTheme="minorEastAsia"/>
            <w:sz w:val="24"/>
            <w:szCs w:val="24"/>
          </w:rPr>
          <w:t>A,B</w:t>
        </w:r>
        <w:proofErr w:type="gramEnd"/>
        <w:r w:rsidR="007626F4">
          <w:rPr>
            <w:rFonts w:eastAsiaTheme="minorEastAsia"/>
            <w:sz w:val="24"/>
            <w:szCs w:val="24"/>
          </w:rPr>
          <w:t>)</w:t>
        </w:r>
      </w:ins>
      <w:ins w:id="1552" w:author="Boris Gafurov" w:date="2023-04-29T15:06:00Z">
        <w:r w:rsidR="007626F4">
          <w:rPr>
            <w:rFonts w:eastAsiaTheme="minorEastAsia"/>
            <w:sz w:val="24"/>
            <w:szCs w:val="24"/>
          </w:rPr>
          <w:t xml:space="preserve"> and </w:t>
        </w:r>
      </w:ins>
      <w:ins w:id="1553" w:author="Boris Gafurov" w:date="2023-04-29T14:57:00Z">
        <w:r>
          <w:rPr>
            <w:rFonts w:eastAsiaTheme="minorEastAsia"/>
            <w:sz w:val="24"/>
            <w:szCs w:val="24"/>
          </w:rPr>
          <w:t>was very close to the polling rate of 200ms</w:t>
        </w:r>
      </w:ins>
      <w:ins w:id="1554" w:author="Boris Gafurov" w:date="2023-04-29T15:08:00Z">
        <w:r w:rsidR="007626F4">
          <w:rPr>
            <w:rFonts w:eastAsiaTheme="minorEastAsia"/>
            <w:sz w:val="24"/>
            <w:szCs w:val="24"/>
          </w:rPr>
          <w:t>. S22 intervals averages were all within a similar range</w:t>
        </w:r>
      </w:ins>
      <w:ins w:id="1555" w:author="Boris Gafurov" w:date="2023-04-29T15:25:00Z">
        <w:r w:rsidR="000D5ECD">
          <w:rPr>
            <w:rFonts w:eastAsiaTheme="minorEastAsia"/>
            <w:sz w:val="24"/>
            <w:szCs w:val="24"/>
          </w:rPr>
          <w:t xml:space="preserve"> </w:t>
        </w:r>
      </w:ins>
      <w:ins w:id="1556" w:author="Boris Gafurov" w:date="2023-04-29T15:26:00Z">
        <w:r w:rsidR="000D5ECD">
          <w:rPr>
            <w:rFonts w:eastAsiaTheme="minorEastAsia"/>
            <w:sz w:val="24"/>
            <w:szCs w:val="24"/>
          </w:rPr>
          <w:t xml:space="preserve">of </w:t>
        </w:r>
      </w:ins>
      <w:ins w:id="1557" w:author="Boris Gafurov" w:date="2023-04-29T15:09:00Z">
        <w:r w:rsidR="007626F4" w:rsidRPr="007626F4">
          <w:rPr>
            <w:rFonts w:eastAsiaTheme="minorEastAsia"/>
            <w:sz w:val="24"/>
            <w:szCs w:val="24"/>
          </w:rPr>
          <w:t>374.</w:t>
        </w:r>
        <w:r w:rsidR="007626F4">
          <w:rPr>
            <w:rFonts w:eastAsiaTheme="minorEastAsia"/>
            <w:sz w:val="24"/>
            <w:szCs w:val="24"/>
          </w:rPr>
          <w:t>23+/-</w:t>
        </w:r>
        <w:r w:rsidR="007626F4" w:rsidRPr="007626F4">
          <w:rPr>
            <w:rFonts w:eastAsiaTheme="minorEastAsia"/>
            <w:sz w:val="24"/>
            <w:szCs w:val="24"/>
          </w:rPr>
          <w:t>50.19</w:t>
        </w:r>
        <w:r w:rsidR="007626F4">
          <w:rPr>
            <w:rFonts w:eastAsiaTheme="minorEastAsia"/>
            <w:sz w:val="24"/>
            <w:szCs w:val="24"/>
          </w:rPr>
          <w:t xml:space="preserve"> n=</w:t>
        </w:r>
        <w:r w:rsidR="007626F4" w:rsidRPr="007626F4">
          <w:rPr>
            <w:rFonts w:eastAsiaTheme="minorEastAsia"/>
            <w:sz w:val="24"/>
            <w:szCs w:val="24"/>
          </w:rPr>
          <w:t>481</w:t>
        </w:r>
      </w:ins>
      <w:ins w:id="1558" w:author="Boris Gafurov" w:date="2023-04-29T15:12:00Z">
        <w:r w:rsidR="00AF1F1E">
          <w:rPr>
            <w:rFonts w:eastAsiaTheme="minorEastAsia"/>
            <w:sz w:val="24"/>
            <w:szCs w:val="24"/>
          </w:rPr>
          <w:t xml:space="preserve"> and </w:t>
        </w:r>
      </w:ins>
      <w:ins w:id="1559" w:author="Boris Gafurov" w:date="2023-04-29T15:10:00Z">
        <w:r w:rsidR="007626F4" w:rsidRPr="007626F4">
          <w:rPr>
            <w:rFonts w:eastAsiaTheme="minorEastAsia"/>
            <w:sz w:val="24"/>
            <w:szCs w:val="24"/>
          </w:rPr>
          <w:t>372.6</w:t>
        </w:r>
        <w:r w:rsidR="007626F4">
          <w:rPr>
            <w:rFonts w:eastAsiaTheme="minorEastAsia"/>
            <w:sz w:val="24"/>
            <w:szCs w:val="24"/>
          </w:rPr>
          <w:t>4+/</w:t>
        </w:r>
        <w:r w:rsidR="007626F4" w:rsidRPr="007626F4">
          <w:rPr>
            <w:rFonts w:eastAsiaTheme="minorEastAsia"/>
            <w:sz w:val="24"/>
            <w:szCs w:val="24"/>
          </w:rPr>
          <w:t>52.5</w:t>
        </w:r>
        <w:r w:rsidR="007626F4">
          <w:rPr>
            <w:rFonts w:eastAsiaTheme="minorEastAsia"/>
            <w:sz w:val="24"/>
            <w:szCs w:val="24"/>
          </w:rPr>
          <w:t>9 n=</w:t>
        </w:r>
        <w:r w:rsidR="007626F4" w:rsidRPr="007626F4">
          <w:rPr>
            <w:rFonts w:eastAsiaTheme="minorEastAsia"/>
            <w:sz w:val="24"/>
            <w:szCs w:val="24"/>
          </w:rPr>
          <w:t>483</w:t>
        </w:r>
        <w:r w:rsidR="007626F4">
          <w:rPr>
            <w:rFonts w:eastAsiaTheme="minorEastAsia"/>
            <w:sz w:val="24"/>
            <w:szCs w:val="24"/>
          </w:rPr>
          <w:t xml:space="preserve">, </w:t>
        </w:r>
      </w:ins>
      <w:ins w:id="1560" w:author="Boris Gafurov" w:date="2023-04-29T15:11:00Z">
        <w:r w:rsidR="007626F4" w:rsidRPr="007626F4">
          <w:rPr>
            <w:rFonts w:eastAsiaTheme="minorEastAsia"/>
            <w:sz w:val="24"/>
            <w:szCs w:val="24"/>
          </w:rPr>
          <w:t>372.99</w:t>
        </w:r>
        <w:r w:rsidR="00AF1F1E">
          <w:rPr>
            <w:rFonts w:eastAsiaTheme="minorEastAsia"/>
            <w:sz w:val="24"/>
            <w:szCs w:val="24"/>
          </w:rPr>
          <w:t>+/-51.90</w:t>
        </w:r>
      </w:ins>
      <w:ins w:id="1561" w:author="Boris Gafurov" w:date="2023-04-29T15:12:00Z">
        <w:r w:rsidR="00AF1F1E">
          <w:rPr>
            <w:rFonts w:eastAsiaTheme="minorEastAsia"/>
            <w:sz w:val="24"/>
            <w:szCs w:val="24"/>
          </w:rPr>
          <w:t xml:space="preserve"> n=482 and </w:t>
        </w:r>
      </w:ins>
      <w:ins w:id="1562" w:author="Boris Gafurov" w:date="2023-04-29T15:11:00Z">
        <w:r w:rsidR="007626F4" w:rsidRPr="007626F4">
          <w:rPr>
            <w:rFonts w:eastAsiaTheme="minorEastAsia"/>
            <w:sz w:val="24"/>
            <w:szCs w:val="24"/>
          </w:rPr>
          <w:t>374.55</w:t>
        </w:r>
      </w:ins>
      <w:ins w:id="1563" w:author="Boris Gafurov" w:date="2023-04-29T15:12:00Z">
        <w:r w:rsidR="00AF1F1E">
          <w:rPr>
            <w:rFonts w:eastAsiaTheme="minorEastAsia"/>
            <w:sz w:val="24"/>
            <w:szCs w:val="24"/>
          </w:rPr>
          <w:t xml:space="preserve">+/-49.53 n=480, </w:t>
        </w:r>
      </w:ins>
      <w:ins w:id="1564" w:author="Boris Gafurov" w:date="2023-04-29T15:13:00Z">
        <w:r w:rsidR="00AF1F1E" w:rsidRPr="00AF1F1E">
          <w:rPr>
            <w:rFonts w:eastAsiaTheme="minorEastAsia"/>
            <w:sz w:val="24"/>
            <w:szCs w:val="24"/>
          </w:rPr>
          <w:t>372.6908714</w:t>
        </w:r>
        <w:r w:rsidR="00AF1F1E">
          <w:rPr>
            <w:rFonts w:eastAsiaTheme="minorEastAsia"/>
            <w:sz w:val="24"/>
            <w:szCs w:val="24"/>
          </w:rPr>
          <w:t xml:space="preserve">+/-52.50 n=482 and </w:t>
        </w:r>
        <w:r w:rsidR="00AF1F1E" w:rsidRPr="00AF1F1E">
          <w:rPr>
            <w:rFonts w:eastAsiaTheme="minorEastAsia"/>
            <w:sz w:val="24"/>
            <w:szCs w:val="24"/>
          </w:rPr>
          <w:t>376.9</w:t>
        </w:r>
        <w:r w:rsidR="00AF1F1E">
          <w:rPr>
            <w:rFonts w:eastAsiaTheme="minorEastAsia"/>
            <w:sz w:val="24"/>
            <w:szCs w:val="24"/>
          </w:rPr>
          <w:t>6+/-45.85 n=477</w:t>
        </w:r>
      </w:ins>
      <w:ins w:id="1565" w:author="Boris Gafurov" w:date="2023-04-29T15:14:00Z">
        <w:r w:rsidR="00AF1F1E">
          <w:rPr>
            <w:rFonts w:eastAsiaTheme="minorEastAsia"/>
            <w:sz w:val="24"/>
            <w:szCs w:val="24"/>
          </w:rPr>
          <w:t>, for plugged in,</w:t>
        </w:r>
      </w:ins>
      <w:ins w:id="1566" w:author="Boris Gafurov" w:date="2023-04-29T15:15:00Z">
        <w:r w:rsidR="00AF1F1E">
          <w:rPr>
            <w:rFonts w:eastAsiaTheme="minorEastAsia"/>
            <w:sz w:val="24"/>
            <w:szCs w:val="24"/>
          </w:rPr>
          <w:t xml:space="preserve"> 100% charged, and 10% charged,</w:t>
        </w:r>
      </w:ins>
      <w:ins w:id="1567" w:author="Boris Gafurov" w:date="2023-04-29T15:14:00Z">
        <w:r w:rsidR="00AF1F1E">
          <w:rPr>
            <w:rFonts w:eastAsiaTheme="minorEastAsia"/>
            <w:sz w:val="24"/>
            <w:szCs w:val="24"/>
          </w:rPr>
          <w:t xml:space="preserve"> in</w:t>
        </w:r>
      </w:ins>
      <w:ins w:id="1568" w:author="Boris Gafurov" w:date="2023-04-29T15:15:00Z">
        <w:r w:rsidR="00AF1F1E">
          <w:rPr>
            <w:rFonts w:eastAsiaTheme="minorEastAsia"/>
            <w:sz w:val="24"/>
            <w:szCs w:val="24"/>
          </w:rPr>
          <w:t xml:space="preserve"> fore-</w:t>
        </w:r>
      </w:ins>
      <w:ins w:id="1569" w:author="Boris Gafurov" w:date="2023-04-29T15:16:00Z">
        <w:r w:rsidR="00AF1F1E">
          <w:rPr>
            <w:rFonts w:eastAsiaTheme="minorEastAsia"/>
            <w:sz w:val="24"/>
            <w:szCs w:val="24"/>
          </w:rPr>
          <w:t>,</w:t>
        </w:r>
      </w:ins>
      <w:ins w:id="1570" w:author="Boris Gafurov" w:date="2023-04-29T15:15:00Z">
        <w:r w:rsidR="00AF1F1E">
          <w:rPr>
            <w:rFonts w:eastAsiaTheme="minorEastAsia"/>
            <w:sz w:val="24"/>
            <w:szCs w:val="24"/>
          </w:rPr>
          <w:t xml:space="preserve"> and</w:t>
        </w:r>
      </w:ins>
      <w:ins w:id="1571" w:author="Boris Gafurov" w:date="2023-04-29T15:16:00Z">
        <w:r w:rsidR="00AF1F1E">
          <w:rPr>
            <w:rFonts w:eastAsiaTheme="minorEastAsia"/>
            <w:sz w:val="24"/>
            <w:szCs w:val="24"/>
          </w:rPr>
          <w:t xml:space="preserve"> </w:t>
        </w:r>
      </w:ins>
      <w:ins w:id="1572" w:author="Boris Gafurov" w:date="2023-04-29T15:15:00Z">
        <w:r w:rsidR="00AF1F1E">
          <w:rPr>
            <w:rFonts w:eastAsiaTheme="minorEastAsia"/>
            <w:sz w:val="24"/>
            <w:szCs w:val="24"/>
          </w:rPr>
          <w:t>back- ground</w:t>
        </w:r>
      </w:ins>
      <w:ins w:id="1573" w:author="Boris Gafurov" w:date="2023-04-29T15:16:00Z">
        <w:r w:rsidR="00AF1F1E">
          <w:rPr>
            <w:rFonts w:eastAsiaTheme="minorEastAsia"/>
            <w:sz w:val="24"/>
            <w:szCs w:val="24"/>
          </w:rPr>
          <w:t>,</w:t>
        </w:r>
      </w:ins>
      <w:ins w:id="1574" w:author="Boris Gafurov" w:date="2023-04-29T15:17:00Z">
        <w:r w:rsidR="00AF1F1E">
          <w:rPr>
            <w:rFonts w:eastAsiaTheme="minorEastAsia"/>
            <w:sz w:val="24"/>
            <w:szCs w:val="24"/>
          </w:rPr>
          <w:t xml:space="preserve"> (Fig.13A-F)</w:t>
        </w:r>
      </w:ins>
      <w:ins w:id="1575" w:author="Boris Gafurov" w:date="2023-04-29T15:16:00Z">
        <w:r w:rsidR="00AF1F1E">
          <w:rPr>
            <w:rFonts w:eastAsiaTheme="minorEastAsia"/>
            <w:sz w:val="24"/>
            <w:szCs w:val="24"/>
          </w:rPr>
          <w:t xml:space="preserve"> respectively. Mo</w:t>
        </w:r>
      </w:ins>
      <w:ins w:id="1576" w:author="Boris Gafurov" w:date="2023-04-29T15:17:00Z">
        <w:r w:rsidR="00AF1F1E">
          <w:rPr>
            <w:rFonts w:eastAsiaTheme="minorEastAsia"/>
            <w:sz w:val="24"/>
            <w:szCs w:val="24"/>
          </w:rPr>
          <w:t>reover, the</w:t>
        </w:r>
      </w:ins>
      <w:ins w:id="1577" w:author="Boris Gafurov" w:date="2023-04-29T15:19:00Z">
        <w:r w:rsidR="00AF1F1E">
          <w:rPr>
            <w:rFonts w:eastAsiaTheme="minorEastAsia"/>
            <w:sz w:val="24"/>
            <w:szCs w:val="24"/>
          </w:rPr>
          <w:t>ir</w:t>
        </w:r>
      </w:ins>
      <w:ins w:id="1578" w:author="Boris Gafurov" w:date="2023-04-29T15:17:00Z">
        <w:r w:rsidR="00AF1F1E">
          <w:rPr>
            <w:rFonts w:eastAsiaTheme="minorEastAsia"/>
            <w:sz w:val="24"/>
            <w:szCs w:val="24"/>
          </w:rPr>
          <w:t xml:space="preserve"> </w:t>
        </w:r>
      </w:ins>
      <w:ins w:id="1579" w:author="Boris Gafurov" w:date="2023-04-29T15:19:00Z">
        <w:r w:rsidR="00AF1F1E">
          <w:rPr>
            <w:rFonts w:eastAsiaTheme="minorEastAsia"/>
            <w:sz w:val="24"/>
            <w:szCs w:val="24"/>
          </w:rPr>
          <w:t>distributions</w:t>
        </w:r>
      </w:ins>
      <w:ins w:id="1580" w:author="Boris Gafurov" w:date="2023-04-29T15:17:00Z">
        <w:r w:rsidR="00AF1F1E">
          <w:rPr>
            <w:rFonts w:eastAsiaTheme="minorEastAsia"/>
            <w:sz w:val="24"/>
            <w:szCs w:val="24"/>
          </w:rPr>
          <w:t xml:space="preserve"> showed significant Z-test score </w:t>
        </w:r>
      </w:ins>
      <w:ins w:id="1581" w:author="Boris Gafurov" w:date="2023-04-29T15:18:00Z">
        <w:r w:rsidR="00AF1F1E">
          <w:rPr>
            <w:rFonts w:eastAsiaTheme="minorEastAsia"/>
            <w:sz w:val="24"/>
            <w:szCs w:val="24"/>
          </w:rPr>
          <w:t>around 7</w:t>
        </w:r>
      </w:ins>
      <w:ins w:id="1582" w:author="Boris Gafurov" w:date="2023-04-29T15:19:00Z">
        <w:r w:rsidR="00AF1F1E">
          <w:rPr>
            <w:rFonts w:eastAsiaTheme="minorEastAsia"/>
            <w:sz w:val="24"/>
            <w:szCs w:val="24"/>
          </w:rPr>
          <w:t>.0</w:t>
        </w:r>
      </w:ins>
      <w:ins w:id="1583" w:author="Boris Gafurov" w:date="2023-04-29T15:18:00Z">
        <w:r w:rsidR="00AF1F1E">
          <w:rPr>
            <w:rFonts w:eastAsiaTheme="minorEastAsia"/>
            <w:sz w:val="24"/>
            <w:szCs w:val="24"/>
          </w:rPr>
          <w:t xml:space="preserve"> when compared to </w:t>
        </w:r>
      </w:ins>
      <w:ins w:id="1584" w:author="Boris Gafurov" w:date="2023-04-29T15:19:00Z">
        <w:r w:rsidR="00AF1F1E">
          <w:rPr>
            <w:rFonts w:eastAsiaTheme="minorEastAsia"/>
            <w:sz w:val="24"/>
            <w:szCs w:val="24"/>
          </w:rPr>
          <w:t xml:space="preserve">the </w:t>
        </w:r>
      </w:ins>
      <w:ins w:id="1585" w:author="Boris Gafurov" w:date="2023-04-29T15:18:00Z">
        <w:r w:rsidR="00AF1F1E">
          <w:rPr>
            <w:rFonts w:eastAsiaTheme="minorEastAsia"/>
            <w:sz w:val="24"/>
            <w:szCs w:val="24"/>
          </w:rPr>
          <w:t xml:space="preserve">100% charged at high CPU load </w:t>
        </w:r>
      </w:ins>
      <w:ins w:id="1586" w:author="Boris Gafurov" w:date="2023-04-29T15:22:00Z">
        <w:r w:rsidR="000D5ECD">
          <w:rPr>
            <w:rFonts w:eastAsiaTheme="minorEastAsia"/>
            <w:sz w:val="24"/>
            <w:szCs w:val="24"/>
          </w:rPr>
          <w:t xml:space="preserve">device </w:t>
        </w:r>
      </w:ins>
      <w:ins w:id="1587" w:author="Boris Gafurov" w:date="2023-04-29T15:20:00Z">
        <w:r w:rsidR="00AF1F1E">
          <w:rPr>
            <w:rFonts w:eastAsiaTheme="minorEastAsia"/>
            <w:sz w:val="24"/>
            <w:szCs w:val="24"/>
          </w:rPr>
          <w:t xml:space="preserve">that had </w:t>
        </w:r>
      </w:ins>
      <w:ins w:id="1588" w:author="Boris Gafurov" w:date="2023-04-29T15:21:00Z">
        <w:r w:rsidR="00AF1F1E">
          <w:rPr>
            <w:rFonts w:eastAsiaTheme="minorEastAsia"/>
            <w:sz w:val="24"/>
            <w:szCs w:val="24"/>
          </w:rPr>
          <w:t xml:space="preserve">average interval between </w:t>
        </w:r>
      </w:ins>
      <w:ins w:id="1589" w:author="Boris Gafurov" w:date="2023-04-29T15:22:00Z">
        <w:r w:rsidR="000D5ECD">
          <w:rPr>
            <w:rFonts w:eastAsiaTheme="minorEastAsia"/>
            <w:sz w:val="24"/>
            <w:szCs w:val="24"/>
          </w:rPr>
          <w:t>accelerometer sensor</w:t>
        </w:r>
      </w:ins>
      <w:ins w:id="1590" w:author="Boris Gafurov" w:date="2023-04-29T15:21:00Z">
        <w:r w:rsidR="00AF1F1E">
          <w:rPr>
            <w:rFonts w:eastAsiaTheme="minorEastAsia"/>
            <w:sz w:val="24"/>
            <w:szCs w:val="24"/>
          </w:rPr>
          <w:t xml:space="preserve"> reading</w:t>
        </w:r>
      </w:ins>
      <w:ins w:id="1591" w:author="Boris Gafurov" w:date="2023-04-29T15:22:00Z">
        <w:r w:rsidR="000D5ECD">
          <w:rPr>
            <w:rFonts w:eastAsiaTheme="minorEastAsia"/>
            <w:sz w:val="24"/>
            <w:szCs w:val="24"/>
          </w:rPr>
          <w:t>s</w:t>
        </w:r>
      </w:ins>
      <w:ins w:id="1592" w:author="Boris Gafurov" w:date="2023-04-29T15:21:00Z">
        <w:r w:rsidR="00AF1F1E">
          <w:rPr>
            <w:rFonts w:eastAsiaTheme="minorEastAsia"/>
            <w:sz w:val="24"/>
            <w:szCs w:val="24"/>
          </w:rPr>
          <w:t xml:space="preserve"> of </w:t>
        </w:r>
      </w:ins>
      <w:ins w:id="1593" w:author="Boris Gafurov" w:date="2023-04-29T15:20:00Z">
        <w:r w:rsidR="00AF1F1E" w:rsidRPr="00AF1F1E">
          <w:rPr>
            <w:rFonts w:eastAsiaTheme="minorEastAsia"/>
            <w:sz w:val="24"/>
            <w:szCs w:val="24"/>
          </w:rPr>
          <w:t>389.2</w:t>
        </w:r>
        <w:r w:rsidR="00AF1F1E">
          <w:rPr>
            <w:rFonts w:eastAsiaTheme="minorEastAsia"/>
            <w:sz w:val="24"/>
            <w:szCs w:val="24"/>
          </w:rPr>
          <w:t>3+/</w:t>
        </w:r>
      </w:ins>
      <w:ins w:id="1594" w:author="Boris Gafurov" w:date="2023-04-29T15:21:00Z">
        <w:r w:rsidR="00AF1F1E">
          <w:rPr>
            <w:rFonts w:eastAsiaTheme="minorEastAsia"/>
            <w:sz w:val="24"/>
            <w:szCs w:val="24"/>
          </w:rPr>
          <w:t>-</w:t>
        </w:r>
      </w:ins>
      <w:ins w:id="1595" w:author="Boris Gafurov" w:date="2023-04-29T15:20:00Z">
        <w:r w:rsidR="00AF1F1E" w:rsidRPr="00AF1F1E">
          <w:rPr>
            <w:rFonts w:eastAsiaTheme="minorEastAsia"/>
            <w:sz w:val="24"/>
            <w:szCs w:val="24"/>
          </w:rPr>
          <w:t>1.00</w:t>
        </w:r>
        <w:r w:rsidR="00AF1F1E">
          <w:rPr>
            <w:rFonts w:eastAsiaTheme="minorEastAsia"/>
            <w:sz w:val="24"/>
            <w:szCs w:val="24"/>
          </w:rPr>
          <w:t xml:space="preserve"> n=</w:t>
        </w:r>
        <w:r w:rsidR="00AF1F1E" w:rsidRPr="00AF1F1E">
          <w:rPr>
            <w:rFonts w:eastAsiaTheme="minorEastAsia"/>
            <w:sz w:val="24"/>
            <w:szCs w:val="24"/>
          </w:rPr>
          <w:t>462</w:t>
        </w:r>
      </w:ins>
      <w:ins w:id="1596" w:author="Boris Gafurov" w:date="2023-04-29T15:21:00Z">
        <w:r w:rsidR="00AF1F1E">
          <w:rPr>
            <w:rFonts w:eastAsiaTheme="minorEastAsia"/>
            <w:sz w:val="24"/>
            <w:szCs w:val="24"/>
          </w:rPr>
          <w:t xml:space="preserve">. </w:t>
        </w:r>
      </w:ins>
      <w:ins w:id="1597" w:author="Boris Gafurov" w:date="2023-04-29T15:27:00Z">
        <w:r w:rsidR="000D5ECD">
          <w:rPr>
            <w:rFonts w:eastAsiaTheme="minorEastAsia"/>
            <w:sz w:val="24"/>
            <w:szCs w:val="24"/>
          </w:rPr>
          <w:t xml:space="preserve">It is worth mentioning that all but </w:t>
        </w:r>
      </w:ins>
      <w:ins w:id="1598" w:author="Boris Gafurov" w:date="2023-04-29T15:29:00Z">
        <w:r w:rsidR="000D5ECD">
          <w:rPr>
            <w:rFonts w:eastAsiaTheme="minorEastAsia"/>
            <w:sz w:val="24"/>
            <w:szCs w:val="24"/>
          </w:rPr>
          <w:t xml:space="preserve">high CPU load data </w:t>
        </w:r>
      </w:ins>
      <w:ins w:id="1599" w:author="Boris Gafurov" w:date="2023-04-29T15:30:00Z">
        <w:r w:rsidR="000D5ECD">
          <w:rPr>
            <w:rFonts w:eastAsiaTheme="minorEastAsia"/>
            <w:sz w:val="24"/>
            <w:szCs w:val="24"/>
          </w:rPr>
          <w:t xml:space="preserve">obtained from Samsung S22 </w:t>
        </w:r>
      </w:ins>
      <w:ins w:id="1600" w:author="Boris Gafurov" w:date="2023-04-29T15:29:00Z">
        <w:r w:rsidR="000D5ECD">
          <w:rPr>
            <w:rFonts w:eastAsiaTheme="minorEastAsia"/>
            <w:sz w:val="24"/>
            <w:szCs w:val="24"/>
          </w:rPr>
          <w:t>showed modest</w:t>
        </w:r>
      </w:ins>
      <w:ins w:id="1601" w:author="Boris Gafurov" w:date="2023-04-29T15:30:00Z">
        <w:r w:rsidR="000D5ECD">
          <w:rPr>
            <w:rFonts w:eastAsiaTheme="minorEastAsia"/>
            <w:sz w:val="24"/>
            <w:szCs w:val="24"/>
          </w:rPr>
          <w:t xml:space="preserve"> variability (SD) that was much greater</w:t>
        </w:r>
      </w:ins>
      <w:ins w:id="1602" w:author="Boris Gafurov" w:date="2023-04-29T15:31:00Z">
        <w:r w:rsidR="000D5ECD">
          <w:rPr>
            <w:rFonts w:eastAsiaTheme="minorEastAsia"/>
            <w:sz w:val="24"/>
            <w:szCs w:val="24"/>
          </w:rPr>
          <w:t xml:space="preserve">, </w:t>
        </w:r>
      </w:ins>
      <w:ins w:id="1603" w:author="Boris Gafurov" w:date="2023-04-29T15:32:00Z">
        <w:r w:rsidR="00DA7BDC">
          <w:rPr>
            <w:rFonts w:eastAsiaTheme="minorEastAsia"/>
            <w:sz w:val="24"/>
            <w:szCs w:val="24"/>
          </w:rPr>
          <w:t>10 to 50-fold</w:t>
        </w:r>
      </w:ins>
      <w:ins w:id="1604" w:author="Boris Gafurov" w:date="2023-04-29T15:31:00Z">
        <w:r w:rsidR="00DA7BDC">
          <w:rPr>
            <w:rFonts w:eastAsiaTheme="minorEastAsia"/>
            <w:sz w:val="24"/>
            <w:szCs w:val="24"/>
          </w:rPr>
          <w:t>,</w:t>
        </w:r>
      </w:ins>
      <w:ins w:id="1605" w:author="Boris Gafurov" w:date="2023-04-29T15:30:00Z">
        <w:r w:rsidR="000D5ECD">
          <w:rPr>
            <w:rFonts w:eastAsiaTheme="minorEastAsia"/>
            <w:sz w:val="24"/>
            <w:szCs w:val="24"/>
          </w:rPr>
          <w:t xml:space="preserve"> that </w:t>
        </w:r>
      </w:ins>
      <w:ins w:id="1606" w:author="Boris Gafurov" w:date="2023-04-29T15:31:00Z">
        <w:r w:rsidR="000D5ECD">
          <w:rPr>
            <w:rFonts w:eastAsiaTheme="minorEastAsia"/>
            <w:sz w:val="24"/>
            <w:szCs w:val="24"/>
          </w:rPr>
          <w:t>from Google Pixel 6a.</w:t>
        </w:r>
      </w:ins>
    </w:p>
    <w:p w14:paraId="56CECB56" w14:textId="12929FC2" w:rsidR="005B6E6C" w:rsidRDefault="00BE377F" w:rsidP="005B6E6C">
      <w:pPr>
        <w:rPr>
          <w:ins w:id="1607" w:author="Boris Gafurov" w:date="2023-04-29T14:57:00Z"/>
          <w:rFonts w:eastAsiaTheme="minorEastAsia"/>
          <w:sz w:val="24"/>
          <w:szCs w:val="24"/>
        </w:rPr>
      </w:pPr>
      <w:ins w:id="1608" w:author="Boris Gafurov" w:date="2023-04-29T22:59:00Z">
        <w:r>
          <w:rPr>
            <w:rFonts w:eastAsiaTheme="minorEastAsia"/>
            <w:sz w:val="24"/>
            <w:szCs w:val="24"/>
          </w:rPr>
          <w:t>Closer</w:t>
        </w:r>
      </w:ins>
      <w:ins w:id="1609" w:author="Boris Gafurov" w:date="2023-04-29T14:57:00Z">
        <w:r w:rsidR="005B6E6C">
          <w:rPr>
            <w:rFonts w:eastAsiaTheme="minorEastAsia"/>
            <w:sz w:val="24"/>
            <w:szCs w:val="24"/>
          </w:rPr>
          <w:t xml:space="preserve"> </w:t>
        </w:r>
      </w:ins>
      <w:ins w:id="1610" w:author="Boris Gafurov" w:date="2023-04-29T22:59:00Z">
        <w:r>
          <w:rPr>
            <w:rFonts w:eastAsiaTheme="minorEastAsia"/>
            <w:sz w:val="24"/>
            <w:szCs w:val="24"/>
          </w:rPr>
          <w:t>look</w:t>
        </w:r>
      </w:ins>
      <w:ins w:id="1611" w:author="Boris Gafurov" w:date="2023-04-29T14:57:00Z">
        <w:r w:rsidR="005B6E6C">
          <w:rPr>
            <w:rFonts w:eastAsiaTheme="minorEastAsia"/>
            <w:sz w:val="24"/>
            <w:szCs w:val="24"/>
          </w:rPr>
          <w:t xml:space="preserve"> </w:t>
        </w:r>
      </w:ins>
      <w:ins w:id="1612" w:author="Boris Gafurov" w:date="2023-04-29T22:59:00Z">
        <w:r>
          <w:rPr>
            <w:rFonts w:eastAsiaTheme="minorEastAsia"/>
            <w:sz w:val="24"/>
            <w:szCs w:val="24"/>
          </w:rPr>
          <w:t>at</w:t>
        </w:r>
      </w:ins>
      <w:ins w:id="1613" w:author="Boris Gafurov" w:date="2023-04-29T14:57:00Z">
        <w:r w:rsidR="005B6E6C">
          <w:rPr>
            <w:rFonts w:eastAsiaTheme="minorEastAsia"/>
            <w:sz w:val="24"/>
            <w:szCs w:val="24"/>
          </w:rPr>
          <w:t xml:space="preserve"> the</w:t>
        </w:r>
      </w:ins>
      <w:ins w:id="1614" w:author="Boris Gafurov" w:date="2023-04-29T23:02:00Z">
        <w:r>
          <w:rPr>
            <w:rFonts w:eastAsiaTheme="minorEastAsia"/>
            <w:sz w:val="24"/>
            <w:szCs w:val="24"/>
          </w:rPr>
          <w:t xml:space="preserve"> intervals</w:t>
        </w:r>
      </w:ins>
      <w:ins w:id="1615" w:author="Boris Gafurov" w:date="2023-04-29T14:57:00Z">
        <w:r w:rsidR="005B6E6C">
          <w:rPr>
            <w:rFonts w:eastAsiaTheme="minorEastAsia"/>
            <w:sz w:val="24"/>
            <w:szCs w:val="24"/>
          </w:rPr>
          <w:t xml:space="preserve"> distributions </w:t>
        </w:r>
      </w:ins>
      <w:ins w:id="1616" w:author="Boris Gafurov" w:date="2023-04-29T23:01:00Z">
        <w:r>
          <w:rPr>
            <w:rFonts w:eastAsiaTheme="minorEastAsia"/>
            <w:sz w:val="24"/>
            <w:szCs w:val="24"/>
          </w:rPr>
          <w:t xml:space="preserve">of plugged in, 100%, and 10% charged devices </w:t>
        </w:r>
      </w:ins>
      <w:ins w:id="1617" w:author="Boris Gafurov" w:date="2023-04-29T14:57:00Z">
        <w:r w:rsidR="005B6E6C">
          <w:rPr>
            <w:rFonts w:eastAsiaTheme="minorEastAsia"/>
            <w:sz w:val="24"/>
            <w:szCs w:val="24"/>
          </w:rPr>
          <w:t>(Fig.</w:t>
        </w:r>
      </w:ins>
      <w:ins w:id="1618" w:author="Boris Gafurov" w:date="2023-04-29T22:59:00Z">
        <w:r>
          <w:rPr>
            <w:rFonts w:eastAsiaTheme="minorEastAsia"/>
            <w:sz w:val="24"/>
            <w:szCs w:val="24"/>
          </w:rPr>
          <w:t>14</w:t>
        </w:r>
      </w:ins>
      <w:ins w:id="1619" w:author="Boris Gafurov" w:date="2023-04-29T23:01:00Z">
        <w:r>
          <w:rPr>
            <w:rFonts w:eastAsiaTheme="minorEastAsia"/>
            <w:sz w:val="24"/>
            <w:szCs w:val="24"/>
          </w:rPr>
          <w:t>A</w:t>
        </w:r>
      </w:ins>
      <w:ins w:id="1620" w:author="Boris Gafurov" w:date="2023-04-29T14:57:00Z">
        <w:r w:rsidR="005B6E6C">
          <w:rPr>
            <w:rFonts w:eastAsiaTheme="minorEastAsia"/>
            <w:sz w:val="24"/>
            <w:szCs w:val="24"/>
          </w:rPr>
          <w:t xml:space="preserve">), </w:t>
        </w:r>
      </w:ins>
      <w:ins w:id="1621" w:author="Boris Gafurov" w:date="2023-04-29T23:02:00Z">
        <w:r>
          <w:rPr>
            <w:rFonts w:eastAsiaTheme="minorEastAsia"/>
            <w:sz w:val="24"/>
            <w:szCs w:val="24"/>
          </w:rPr>
          <w:t>revealed</w:t>
        </w:r>
      </w:ins>
      <w:ins w:id="1622" w:author="Boris Gafurov" w:date="2023-04-29T14:57:00Z">
        <w:r w:rsidR="005B6E6C">
          <w:rPr>
            <w:rFonts w:eastAsiaTheme="minorEastAsia"/>
            <w:sz w:val="24"/>
            <w:szCs w:val="24"/>
          </w:rPr>
          <w:t xml:space="preserve"> that the</w:t>
        </w:r>
      </w:ins>
      <w:ins w:id="1623" w:author="Boris Gafurov" w:date="2023-04-29T23:02:00Z">
        <w:r>
          <w:rPr>
            <w:rFonts w:eastAsiaTheme="minorEastAsia"/>
            <w:sz w:val="24"/>
            <w:szCs w:val="24"/>
          </w:rPr>
          <w:t>y</w:t>
        </w:r>
      </w:ins>
      <w:ins w:id="1624" w:author="Boris Gafurov" w:date="2023-04-29T14:57:00Z">
        <w:r w:rsidR="005B6E6C">
          <w:rPr>
            <w:rFonts w:eastAsiaTheme="minorEastAsia"/>
            <w:sz w:val="24"/>
            <w:szCs w:val="24"/>
          </w:rPr>
          <w:t xml:space="preserve"> were </w:t>
        </w:r>
      </w:ins>
      <w:ins w:id="1625" w:author="Boris Gafurov" w:date="2023-04-29T23:02:00Z">
        <w:r>
          <w:rPr>
            <w:rFonts w:eastAsiaTheme="minorEastAsia"/>
            <w:sz w:val="24"/>
            <w:szCs w:val="24"/>
          </w:rPr>
          <w:t>similar and had</w:t>
        </w:r>
      </w:ins>
      <w:ins w:id="1626" w:author="Boris Gafurov" w:date="2023-04-29T14:57:00Z">
        <w:r w:rsidR="005B6E6C">
          <w:rPr>
            <w:rFonts w:eastAsiaTheme="minorEastAsia"/>
            <w:sz w:val="24"/>
            <w:szCs w:val="24"/>
          </w:rPr>
          <w:t xml:space="preserve"> two populations with averages </w:t>
        </w:r>
      </w:ins>
      <w:ins w:id="1627" w:author="Boris Gafurov" w:date="2023-04-29T23:04:00Z">
        <w:r>
          <w:rPr>
            <w:rFonts w:eastAsiaTheme="minorEastAsia"/>
            <w:sz w:val="24"/>
            <w:szCs w:val="24"/>
          </w:rPr>
          <w:t xml:space="preserve">of </w:t>
        </w:r>
      </w:ins>
      <w:ins w:id="1628" w:author="Boris Gafurov" w:date="2023-04-29T14:57:00Z">
        <w:r w:rsidR="005B6E6C">
          <w:rPr>
            <w:rFonts w:eastAsiaTheme="minorEastAsia"/>
            <w:sz w:val="24"/>
            <w:szCs w:val="24"/>
          </w:rPr>
          <w:t xml:space="preserve">200 and </w:t>
        </w:r>
      </w:ins>
      <w:ins w:id="1629" w:author="Boris Gafurov" w:date="2023-04-29T23:00:00Z">
        <w:r>
          <w:rPr>
            <w:rFonts w:eastAsiaTheme="minorEastAsia"/>
            <w:sz w:val="24"/>
            <w:szCs w:val="24"/>
          </w:rPr>
          <w:t>390</w:t>
        </w:r>
      </w:ins>
      <w:ins w:id="1630" w:author="Boris Gafurov" w:date="2023-04-29T14:57:00Z">
        <w:r w:rsidR="005B6E6C">
          <w:rPr>
            <w:rFonts w:eastAsiaTheme="minorEastAsia"/>
            <w:sz w:val="24"/>
            <w:szCs w:val="24"/>
          </w:rPr>
          <w:t xml:space="preserve">ms. </w:t>
        </w:r>
      </w:ins>
      <w:ins w:id="1631" w:author="Boris Gafurov" w:date="2023-04-29T23:03:00Z">
        <w:r>
          <w:rPr>
            <w:rFonts w:eastAsiaTheme="minorEastAsia"/>
            <w:sz w:val="24"/>
            <w:szCs w:val="24"/>
          </w:rPr>
          <w:t>100% charged but at a high CPU load showed only one population with average of 390ms</w:t>
        </w:r>
      </w:ins>
      <w:ins w:id="1632" w:author="Boris Gafurov" w:date="2023-04-29T23:04:00Z">
        <w:r>
          <w:rPr>
            <w:rFonts w:eastAsiaTheme="minorEastAsia"/>
            <w:sz w:val="24"/>
            <w:szCs w:val="24"/>
          </w:rPr>
          <w:t xml:space="preserve"> (Fig.14B)</w:t>
        </w:r>
      </w:ins>
      <w:ins w:id="1633" w:author="Boris Gafurov" w:date="2023-04-29T23:05:00Z">
        <w:r>
          <w:rPr>
            <w:rFonts w:eastAsiaTheme="minorEastAsia"/>
            <w:sz w:val="24"/>
            <w:szCs w:val="24"/>
          </w:rPr>
          <w:t>, indicating that the differences seen</w:t>
        </w:r>
      </w:ins>
      <w:ins w:id="1634" w:author="Boris Gafurov" w:date="2023-04-29T23:06:00Z">
        <w:r>
          <w:rPr>
            <w:rFonts w:eastAsiaTheme="minorEastAsia"/>
            <w:sz w:val="24"/>
            <w:szCs w:val="24"/>
          </w:rPr>
          <w:t xml:space="preserve"> were caused by omi</w:t>
        </w:r>
      </w:ins>
      <w:ins w:id="1635" w:author="Boris Gafurov" w:date="2023-04-29T23:07:00Z">
        <w:r>
          <w:rPr>
            <w:rFonts w:eastAsiaTheme="minorEastAsia"/>
            <w:sz w:val="24"/>
            <w:szCs w:val="24"/>
          </w:rPr>
          <w:t>ssion of shorter intervals</w:t>
        </w:r>
      </w:ins>
      <w:ins w:id="1636" w:author="Boris Gafurov" w:date="2023-04-29T23:04:00Z">
        <w:r>
          <w:rPr>
            <w:rFonts w:eastAsiaTheme="minorEastAsia"/>
            <w:sz w:val="24"/>
            <w:szCs w:val="24"/>
          </w:rPr>
          <w:t xml:space="preserve">. </w:t>
        </w:r>
      </w:ins>
      <w:ins w:id="1637" w:author="Boris Gafurov" w:date="2023-04-29T23:09:00Z">
        <w:r>
          <w:rPr>
            <w:rFonts w:eastAsiaTheme="minorEastAsia"/>
            <w:sz w:val="24"/>
            <w:szCs w:val="24"/>
          </w:rPr>
          <w:t xml:space="preserve">To characterize distributions between </w:t>
        </w:r>
        <w:r w:rsidR="007673FE">
          <w:rPr>
            <w:rFonts w:eastAsiaTheme="minorEastAsia"/>
            <w:sz w:val="24"/>
            <w:szCs w:val="24"/>
          </w:rPr>
          <w:t xml:space="preserve">foreground and background application activity Z tests were </w:t>
        </w:r>
      </w:ins>
      <w:ins w:id="1638" w:author="Boris Gafurov" w:date="2023-04-29T23:10:00Z">
        <w:r w:rsidR="007673FE">
          <w:rPr>
            <w:rFonts w:eastAsiaTheme="minorEastAsia"/>
            <w:sz w:val="24"/>
            <w:szCs w:val="24"/>
          </w:rPr>
          <w:t xml:space="preserve">conducted. There were no significant differences detected, although the tendency was noticed </w:t>
        </w:r>
      </w:ins>
      <w:ins w:id="1639" w:author="Boris Gafurov" w:date="2023-04-29T23:11:00Z">
        <w:r w:rsidR="007673FE">
          <w:rPr>
            <w:rFonts w:eastAsiaTheme="minorEastAsia"/>
            <w:sz w:val="24"/>
            <w:szCs w:val="24"/>
          </w:rPr>
          <w:t>in the</w:t>
        </w:r>
      </w:ins>
      <w:ins w:id="1640" w:author="Boris Gafurov" w:date="2023-04-29T23:10:00Z">
        <w:r w:rsidR="007673FE">
          <w:rPr>
            <w:rFonts w:eastAsiaTheme="minorEastAsia"/>
            <w:sz w:val="24"/>
            <w:szCs w:val="24"/>
          </w:rPr>
          <w:t xml:space="preserve"> 1</w:t>
        </w:r>
      </w:ins>
      <w:ins w:id="1641" w:author="Boris Gafurov" w:date="2023-04-29T23:38:00Z">
        <w:r w:rsidR="00A04E73">
          <w:rPr>
            <w:rFonts w:eastAsiaTheme="minorEastAsia"/>
            <w:sz w:val="24"/>
            <w:szCs w:val="24"/>
          </w:rPr>
          <w:t>0</w:t>
        </w:r>
      </w:ins>
      <w:ins w:id="1642" w:author="Boris Gafurov" w:date="2023-04-29T23:10:00Z">
        <w:r w:rsidR="007673FE">
          <w:rPr>
            <w:rFonts w:eastAsiaTheme="minorEastAsia"/>
            <w:sz w:val="24"/>
            <w:szCs w:val="24"/>
          </w:rPr>
          <w:t>0%</w:t>
        </w:r>
      </w:ins>
      <w:ins w:id="1643" w:author="Boris Gafurov" w:date="2023-04-29T23:11:00Z">
        <w:r w:rsidR="007673FE">
          <w:rPr>
            <w:rFonts w:eastAsiaTheme="minorEastAsia"/>
            <w:sz w:val="24"/>
            <w:szCs w:val="24"/>
          </w:rPr>
          <w:t xml:space="preserve"> charged devices with Z score of 0.78.</w:t>
        </w:r>
      </w:ins>
    </w:p>
    <w:p w14:paraId="12B35544" w14:textId="77777777" w:rsidR="005B6E6C" w:rsidRDefault="005B6E6C" w:rsidP="005B6E6C">
      <w:pPr>
        <w:rPr>
          <w:ins w:id="1644" w:author="Boris Gafurov" w:date="2023-04-29T14:57:00Z"/>
          <w:rFonts w:eastAsiaTheme="minorEastAsia"/>
          <w:sz w:val="24"/>
          <w:szCs w:val="24"/>
        </w:rPr>
      </w:pPr>
    </w:p>
    <w:p w14:paraId="04DABB71" w14:textId="081D289E" w:rsidR="005B6E6C" w:rsidRDefault="005B6E6C" w:rsidP="005B6E6C">
      <w:pPr>
        <w:rPr>
          <w:ins w:id="1645" w:author="Boris Gafurov" w:date="2023-04-29T14:57:00Z"/>
          <w:rFonts w:eastAsiaTheme="minorEastAsia"/>
          <w:sz w:val="24"/>
          <w:szCs w:val="24"/>
        </w:rPr>
      </w:pPr>
      <w:ins w:id="1646" w:author="Boris Gafurov" w:date="2023-04-29T14:57:00Z">
        <w:r>
          <w:rPr>
            <w:rFonts w:eastAsiaTheme="minorEastAsia"/>
            <w:sz w:val="24"/>
            <w:szCs w:val="24"/>
          </w:rPr>
          <w:t>Figure 1</w:t>
        </w:r>
      </w:ins>
      <w:ins w:id="1647" w:author="Boris Gafurov" w:date="2023-04-29T15:05:00Z">
        <w:r w:rsidR="007626F4">
          <w:rPr>
            <w:rFonts w:eastAsiaTheme="minorEastAsia"/>
            <w:sz w:val="24"/>
            <w:szCs w:val="24"/>
          </w:rPr>
          <w:t>3</w:t>
        </w:r>
      </w:ins>
      <w:ins w:id="1648" w:author="Boris Gafurov" w:date="2023-04-29T14:57:00Z">
        <w:r>
          <w:rPr>
            <w:rFonts w:eastAsiaTheme="minorEastAsia"/>
            <w:sz w:val="24"/>
            <w:szCs w:val="24"/>
          </w:rPr>
          <w:t xml:space="preserve">. </w:t>
        </w:r>
      </w:ins>
      <w:ins w:id="1649" w:author="Boris Gafurov" w:date="2023-04-29T15:00:00Z">
        <w:r>
          <w:rPr>
            <w:rFonts w:eastAsiaTheme="minorEastAsia"/>
            <w:sz w:val="24"/>
            <w:szCs w:val="24"/>
          </w:rPr>
          <w:t>High</w:t>
        </w:r>
      </w:ins>
      <w:ins w:id="1650" w:author="Boris Gafurov" w:date="2023-04-29T14:57:00Z">
        <w:r>
          <w:rPr>
            <w:rFonts w:eastAsiaTheme="minorEastAsia"/>
            <w:sz w:val="24"/>
            <w:szCs w:val="24"/>
          </w:rPr>
          <w:t xml:space="preserve"> CPU load has a significant impact on the intervals between accelerometer sensor’s data access.</w:t>
        </w:r>
      </w:ins>
    </w:p>
    <w:p w14:paraId="207ECB64" w14:textId="7310EBDE" w:rsidR="00EF1DE5" w:rsidRDefault="005B6E6C" w:rsidP="6A7CCFFD">
      <w:pPr>
        <w:rPr>
          <w:ins w:id="1651" w:author="Boris Gafurov" w:date="2023-04-29T14:58:00Z"/>
          <w:rFonts w:eastAsiaTheme="minorEastAsia"/>
          <w:b/>
          <w:bCs/>
          <w:sz w:val="24"/>
          <w:szCs w:val="24"/>
        </w:rPr>
      </w:pPr>
      <w:ins w:id="1652" w:author="Boris Gafurov" w:date="2023-04-29T14:59:00Z">
        <w:r>
          <w:rPr>
            <w:noProof/>
          </w:rPr>
          <w:lastRenderedPageBreak/>
          <w:drawing>
            <wp:inline distT="0" distB="0" distL="0" distR="0" wp14:anchorId="6B3586B4" wp14:editId="76C6714D">
              <wp:extent cx="5943600" cy="3807460"/>
              <wp:effectExtent l="0" t="0" r="0" b="2540"/>
              <wp:docPr id="101180366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3664" name="Picture 1" descr="Chart&#10;&#10;Description automatically generated"/>
                      <pic:cNvPicPr/>
                    </pic:nvPicPr>
                    <pic:blipFill>
                      <a:blip r:embed="rId26"/>
                      <a:stretch>
                        <a:fillRect/>
                      </a:stretch>
                    </pic:blipFill>
                    <pic:spPr>
                      <a:xfrm>
                        <a:off x="0" y="0"/>
                        <a:ext cx="5943600" cy="3807460"/>
                      </a:xfrm>
                      <a:prstGeom prst="rect">
                        <a:avLst/>
                      </a:prstGeom>
                    </pic:spPr>
                  </pic:pic>
                </a:graphicData>
              </a:graphic>
            </wp:inline>
          </w:drawing>
        </w:r>
      </w:ins>
    </w:p>
    <w:p w14:paraId="46970D33" w14:textId="2C097707" w:rsidR="005B6E6C" w:rsidRDefault="005B6E6C" w:rsidP="005B6E6C">
      <w:pPr>
        <w:rPr>
          <w:ins w:id="1653" w:author="Boris Gafurov" w:date="2023-04-29T15:51:00Z"/>
          <w:rFonts w:eastAsiaTheme="minorEastAsia"/>
          <w:sz w:val="24"/>
          <w:szCs w:val="24"/>
        </w:rPr>
      </w:pPr>
      <w:ins w:id="1654" w:author="Boris Gafurov" w:date="2023-04-29T14:58:00Z">
        <w:r>
          <w:rPr>
            <w:rFonts w:eastAsiaTheme="minorEastAsia"/>
            <w:sz w:val="24"/>
            <w:szCs w:val="24"/>
          </w:rPr>
          <w:t xml:space="preserve">+ </w:t>
        </w:r>
      </w:ins>
      <w:ins w:id="1655" w:author="Boris Gafurov" w:date="2023-04-29T23:12:00Z">
        <w:r w:rsidR="007673FE">
          <w:rPr>
            <w:rFonts w:eastAsiaTheme="minorEastAsia"/>
            <w:sz w:val="24"/>
            <w:szCs w:val="24"/>
          </w:rPr>
          <w:t>shows</w:t>
        </w:r>
      </w:ins>
      <w:ins w:id="1656" w:author="Boris Gafurov" w:date="2023-04-29T14:58:00Z">
        <w:r>
          <w:rPr>
            <w:rFonts w:eastAsiaTheme="minorEastAsia"/>
            <w:sz w:val="24"/>
            <w:szCs w:val="24"/>
          </w:rPr>
          <w:t xml:space="preserve"> significant difference between high CPU load distributions of intervals between sensor readings (Z test, score &gt;1.645, alpha 0.05). A - </w:t>
        </w:r>
        <w:r w:rsidRPr="008017A7">
          <w:rPr>
            <w:rFonts w:eastAsiaTheme="minorEastAsia"/>
            <w:sz w:val="24"/>
            <w:szCs w:val="24"/>
          </w:rPr>
          <w:t>100%</w:t>
        </w:r>
        <w:r>
          <w:rPr>
            <w:rFonts w:eastAsiaTheme="minorEastAsia"/>
            <w:sz w:val="24"/>
            <w:szCs w:val="24"/>
          </w:rPr>
          <w:t xml:space="preserve"> charged device</w:t>
        </w:r>
        <w:r w:rsidRPr="008017A7">
          <w:rPr>
            <w:rFonts w:eastAsiaTheme="minorEastAsia"/>
            <w:sz w:val="24"/>
            <w:szCs w:val="24"/>
          </w:rPr>
          <w:t xml:space="preserve">, plugged in,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B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C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D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E - </w:t>
        </w:r>
        <w:r w:rsidRPr="008017A7">
          <w:rPr>
            <w:rFonts w:eastAsiaTheme="minorEastAsia"/>
            <w:sz w:val="24"/>
            <w:szCs w:val="24"/>
          </w:rPr>
          <w:t xml:space="preserve">10%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and F when </w:t>
        </w:r>
        <w:r w:rsidRPr="008017A7">
          <w:rPr>
            <w:rFonts w:eastAsiaTheme="minorEastAsia"/>
            <w:sz w:val="24"/>
            <w:szCs w:val="24"/>
          </w:rPr>
          <w:t xml:space="preserve">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G -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w:t>
        </w:r>
        <w:r>
          <w:rPr>
            <w:rFonts w:eastAsiaTheme="minorEastAsia"/>
            <w:sz w:val="24"/>
            <w:szCs w:val="24"/>
          </w:rPr>
          <w:t xml:space="preserve">CPU is in </w:t>
        </w:r>
        <w:r w:rsidRPr="008017A7">
          <w:rPr>
            <w:rFonts w:eastAsiaTheme="minorEastAsia"/>
            <w:sz w:val="24"/>
            <w:szCs w:val="24"/>
          </w:rPr>
          <w:t>hi</w:t>
        </w:r>
        <w:r>
          <w:rPr>
            <w:rFonts w:eastAsiaTheme="minorEastAsia"/>
            <w:sz w:val="24"/>
            <w:szCs w:val="24"/>
          </w:rPr>
          <w:t>gh</w:t>
        </w:r>
        <w:r w:rsidRPr="008017A7">
          <w:rPr>
            <w:rFonts w:eastAsiaTheme="minorEastAsia"/>
            <w:sz w:val="24"/>
            <w:szCs w:val="24"/>
          </w:rPr>
          <w:t xml:space="preserve"> load, </w:t>
        </w:r>
      </w:ins>
      <w:ins w:id="1657" w:author="Boris Gafurov" w:date="2023-04-29T23:13:00Z">
        <w:r w:rsidR="007673FE">
          <w:rPr>
            <w:rFonts w:eastAsiaTheme="minorEastAsia"/>
            <w:sz w:val="24"/>
            <w:szCs w:val="24"/>
          </w:rPr>
          <w:t xml:space="preserve">with </w:t>
        </w:r>
      </w:ins>
      <w:ins w:id="1658" w:author="Boris Gafurov" w:date="2023-04-29T14:58:00Z">
        <w:r w:rsidRPr="008017A7">
          <w:rPr>
            <w:rFonts w:eastAsiaTheme="minorEastAsia"/>
            <w:sz w:val="24"/>
            <w:szCs w:val="24"/>
          </w:rPr>
          <w:t>app</w:t>
        </w:r>
      </w:ins>
      <w:ins w:id="1659" w:author="Boris Gafurov" w:date="2023-04-29T23:13:00Z">
        <w:r w:rsidR="007673FE">
          <w:rPr>
            <w:rFonts w:eastAsiaTheme="minorEastAsia"/>
            <w:sz w:val="24"/>
            <w:szCs w:val="24"/>
          </w:rPr>
          <w:t xml:space="preserve"> collecting accelerometer data</w:t>
        </w:r>
      </w:ins>
      <w:ins w:id="1660" w:author="Boris Gafurov" w:date="2023-04-29T14:58:00Z">
        <w:r w:rsidRPr="008017A7">
          <w:rPr>
            <w:rFonts w:eastAsiaTheme="minorEastAsia"/>
            <w:sz w:val="24"/>
            <w:szCs w:val="24"/>
          </w:rPr>
          <w:t xml:space="preserve"> </w:t>
        </w:r>
      </w:ins>
      <w:ins w:id="1661" w:author="Boris Gafurov" w:date="2023-04-29T23:14:00Z">
        <w:r w:rsidR="007673FE">
          <w:rPr>
            <w:rFonts w:eastAsiaTheme="minorEastAsia"/>
            <w:sz w:val="24"/>
            <w:szCs w:val="24"/>
          </w:rPr>
          <w:t xml:space="preserve">being </w:t>
        </w:r>
      </w:ins>
      <w:ins w:id="1662" w:author="Boris Gafurov" w:date="2023-04-29T14:58:00Z">
        <w:r w:rsidRPr="008017A7">
          <w:rPr>
            <w:rFonts w:eastAsiaTheme="minorEastAsia"/>
            <w:sz w:val="24"/>
            <w:szCs w:val="24"/>
          </w:rPr>
          <w:t>in b</w:t>
        </w:r>
        <w:r>
          <w:rPr>
            <w:rFonts w:eastAsiaTheme="minorEastAsia"/>
            <w:sz w:val="24"/>
            <w:szCs w:val="24"/>
          </w:rPr>
          <w:t>ackground.</w:t>
        </w:r>
      </w:ins>
    </w:p>
    <w:p w14:paraId="47F97746" w14:textId="77777777" w:rsidR="0050196C" w:rsidRDefault="0050196C" w:rsidP="005B6E6C">
      <w:pPr>
        <w:rPr>
          <w:ins w:id="1663" w:author="Boris Gafurov" w:date="2023-04-29T15:51:00Z"/>
          <w:rFonts w:eastAsiaTheme="minorEastAsia"/>
          <w:sz w:val="24"/>
          <w:szCs w:val="24"/>
        </w:rPr>
      </w:pPr>
    </w:p>
    <w:p w14:paraId="3512D75F" w14:textId="1B6520CD" w:rsidR="0050196C" w:rsidRDefault="0050196C" w:rsidP="005B6E6C">
      <w:pPr>
        <w:rPr>
          <w:ins w:id="1664" w:author="Boris Gafurov" w:date="2023-04-29T14:58:00Z"/>
          <w:rFonts w:eastAsiaTheme="minorEastAsia"/>
          <w:sz w:val="24"/>
          <w:szCs w:val="24"/>
        </w:rPr>
      </w:pPr>
      <w:ins w:id="1665" w:author="Boris Gafurov" w:date="2023-04-29T15:51:00Z">
        <w:r>
          <w:rPr>
            <w:rFonts w:eastAsiaTheme="minorEastAsia"/>
            <w:sz w:val="24"/>
            <w:szCs w:val="24"/>
          </w:rPr>
          <w:t>Figure 14. Hi</w:t>
        </w:r>
      </w:ins>
      <w:ins w:id="1666" w:author="Boris Gafurov" w:date="2023-04-29T15:52:00Z">
        <w:r>
          <w:rPr>
            <w:rFonts w:eastAsiaTheme="minorEastAsia"/>
            <w:sz w:val="24"/>
            <w:szCs w:val="24"/>
          </w:rPr>
          <w:t>gh</w:t>
        </w:r>
      </w:ins>
      <w:ins w:id="1667" w:author="Boris Gafurov" w:date="2023-04-29T15:51:00Z">
        <w:r>
          <w:rPr>
            <w:rFonts w:eastAsiaTheme="minorEastAsia"/>
            <w:sz w:val="24"/>
            <w:szCs w:val="24"/>
          </w:rPr>
          <w:t xml:space="preserve"> CPU load eliminates </w:t>
        </w:r>
      </w:ins>
      <w:ins w:id="1668" w:author="Boris Gafurov" w:date="2023-04-29T15:52:00Z">
        <w:r>
          <w:rPr>
            <w:rFonts w:eastAsiaTheme="minorEastAsia"/>
            <w:sz w:val="24"/>
            <w:szCs w:val="24"/>
          </w:rPr>
          <w:t xml:space="preserve">modality in </w:t>
        </w:r>
      </w:ins>
      <w:ins w:id="1669" w:author="Boris Gafurov" w:date="2023-04-30T00:25:00Z">
        <w:r w:rsidR="005A0F0D">
          <w:rPr>
            <w:rFonts w:eastAsiaTheme="minorEastAsia"/>
            <w:sz w:val="24"/>
            <w:szCs w:val="24"/>
          </w:rPr>
          <w:t>accelerometer rea</w:t>
        </w:r>
      </w:ins>
      <w:ins w:id="1670" w:author="Boris Gafurov" w:date="2023-04-30T00:26:00Z">
        <w:r w:rsidR="005A0F0D">
          <w:rPr>
            <w:rFonts w:eastAsiaTheme="minorEastAsia"/>
            <w:sz w:val="24"/>
            <w:szCs w:val="24"/>
          </w:rPr>
          <w:t xml:space="preserve">ding </w:t>
        </w:r>
      </w:ins>
      <w:ins w:id="1671" w:author="Boris Gafurov" w:date="2023-04-29T15:52:00Z">
        <w:r>
          <w:rPr>
            <w:rFonts w:eastAsiaTheme="minorEastAsia"/>
            <w:sz w:val="24"/>
            <w:szCs w:val="24"/>
          </w:rPr>
          <w:t>intervals distribution.</w:t>
        </w:r>
      </w:ins>
    </w:p>
    <w:p w14:paraId="2409530C" w14:textId="3ED310F9" w:rsidR="005B6E6C" w:rsidRDefault="00DA7BDC" w:rsidP="6A7CCFFD">
      <w:pPr>
        <w:rPr>
          <w:ins w:id="1672" w:author="Boris Gafurov" w:date="2023-04-29T23:15:00Z"/>
          <w:noProof/>
        </w:rPr>
      </w:pPr>
      <w:ins w:id="1673" w:author="Boris Gafurov" w:date="2023-04-29T15:50:00Z">
        <w:r>
          <w:rPr>
            <w:noProof/>
          </w:rPr>
          <w:lastRenderedPageBreak/>
          <w:drawing>
            <wp:inline distT="0" distB="0" distL="0" distR="0" wp14:anchorId="38EC303F" wp14:editId="5803B0D6">
              <wp:extent cx="2324100" cy="2755900"/>
              <wp:effectExtent l="0" t="0" r="0" b="0"/>
              <wp:docPr id="195197746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7467" name="Picture 1" descr="Chart, histogram&#10;&#10;Description automatically generated"/>
                      <pic:cNvPicPr/>
                    </pic:nvPicPr>
                    <pic:blipFill>
                      <a:blip r:embed="rId27"/>
                      <a:stretch>
                        <a:fillRect/>
                      </a:stretch>
                    </pic:blipFill>
                    <pic:spPr>
                      <a:xfrm>
                        <a:off x="0" y="0"/>
                        <a:ext cx="2324100" cy="2755900"/>
                      </a:xfrm>
                      <a:prstGeom prst="rect">
                        <a:avLst/>
                      </a:prstGeom>
                    </pic:spPr>
                  </pic:pic>
                </a:graphicData>
              </a:graphic>
            </wp:inline>
          </w:drawing>
        </w:r>
        <w:r w:rsidR="0050196C" w:rsidRPr="0050196C">
          <w:rPr>
            <w:noProof/>
          </w:rPr>
          <w:t xml:space="preserve"> </w:t>
        </w:r>
        <w:r w:rsidR="0050196C">
          <w:rPr>
            <w:noProof/>
          </w:rPr>
          <w:drawing>
            <wp:inline distT="0" distB="0" distL="0" distR="0" wp14:anchorId="41725840" wp14:editId="5AB07706">
              <wp:extent cx="2324100" cy="2755900"/>
              <wp:effectExtent l="0" t="0" r="0" b="0"/>
              <wp:docPr id="43317423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4233" name="Picture 1" descr="Chart, bar chart&#10;&#10;Description automatically generated"/>
                      <pic:cNvPicPr/>
                    </pic:nvPicPr>
                    <pic:blipFill>
                      <a:blip r:embed="rId28"/>
                      <a:stretch>
                        <a:fillRect/>
                      </a:stretch>
                    </pic:blipFill>
                    <pic:spPr>
                      <a:xfrm>
                        <a:off x="0" y="0"/>
                        <a:ext cx="2324100" cy="2755900"/>
                      </a:xfrm>
                      <a:prstGeom prst="rect">
                        <a:avLst/>
                      </a:prstGeom>
                    </pic:spPr>
                  </pic:pic>
                </a:graphicData>
              </a:graphic>
            </wp:inline>
          </w:drawing>
        </w:r>
      </w:ins>
    </w:p>
    <w:p w14:paraId="2C41FB68" w14:textId="7CD82AC4" w:rsidR="007673FE" w:rsidRDefault="007673FE" w:rsidP="6A7CCFFD">
      <w:pPr>
        <w:rPr>
          <w:ins w:id="1674" w:author="Boris Gafurov" w:date="2023-04-29T23:20:00Z"/>
          <w:noProof/>
        </w:rPr>
      </w:pPr>
      <w:ins w:id="1675" w:author="Boris Gafurov" w:date="2023-04-29T23:15:00Z">
        <w:r>
          <w:rPr>
            <w:noProof/>
          </w:rPr>
          <w:t xml:space="preserve">A – representative </w:t>
        </w:r>
      </w:ins>
      <w:ins w:id="1676" w:author="Boris Gafurov" w:date="2023-04-29T23:18:00Z">
        <w:r>
          <w:rPr>
            <w:noProof/>
          </w:rPr>
          <w:t xml:space="preserve">dual mode </w:t>
        </w:r>
      </w:ins>
      <w:ins w:id="1677" w:author="Boris Gafurov" w:date="2023-04-29T23:15:00Z">
        <w:r>
          <w:rPr>
            <w:noProof/>
          </w:rPr>
          <w:t>distribution histogram of the intervals between acccelerome</w:t>
        </w:r>
      </w:ins>
      <w:ins w:id="1678" w:author="Boris Gafurov" w:date="2023-04-29T23:16:00Z">
        <w:r>
          <w:rPr>
            <w:noProof/>
          </w:rPr>
          <w:t xml:space="preserve">ter data readings </w:t>
        </w:r>
      </w:ins>
      <w:ins w:id="1679" w:author="Boris Gafurov" w:date="2023-04-29T23:19:00Z">
        <w:r w:rsidR="00BD2E21">
          <w:rPr>
            <w:noProof/>
          </w:rPr>
          <w:t xml:space="preserve">for </w:t>
        </w:r>
      </w:ins>
      <w:ins w:id="1680" w:author="Boris Gafurov" w:date="2023-04-29T23:16:00Z">
        <w:r>
          <w:rPr>
            <w:noProof/>
          </w:rPr>
          <w:t>100% charged device</w:t>
        </w:r>
      </w:ins>
      <w:ins w:id="1681" w:author="Boris Gafurov" w:date="2023-04-29T23:17:00Z">
        <w:r>
          <w:rPr>
            <w:noProof/>
          </w:rPr>
          <w:t>, app is in background</w:t>
        </w:r>
      </w:ins>
      <w:ins w:id="1682" w:author="Boris Gafurov" w:date="2023-04-29T23:16:00Z">
        <w:r>
          <w:rPr>
            <w:noProof/>
          </w:rPr>
          <w:t>.</w:t>
        </w:r>
      </w:ins>
      <w:ins w:id="1683" w:author="Boris Gafurov" w:date="2023-04-29T23:17:00Z">
        <w:r>
          <w:rPr>
            <w:noProof/>
          </w:rPr>
          <w:t xml:space="preserve"> B – </w:t>
        </w:r>
      </w:ins>
      <w:ins w:id="1684" w:author="Boris Gafurov" w:date="2023-04-29T23:18:00Z">
        <w:r>
          <w:rPr>
            <w:noProof/>
          </w:rPr>
          <w:t xml:space="preserve">single mode </w:t>
        </w:r>
      </w:ins>
      <w:ins w:id="1685" w:author="Boris Gafurov" w:date="2023-04-29T23:17:00Z">
        <w:r>
          <w:rPr>
            <w:noProof/>
          </w:rPr>
          <w:t xml:space="preserve">distribution histogram </w:t>
        </w:r>
      </w:ins>
      <w:ins w:id="1686" w:author="Boris Gafurov" w:date="2023-04-29T23:18:00Z">
        <w:r>
          <w:rPr>
            <w:noProof/>
          </w:rPr>
          <w:t>of</w:t>
        </w:r>
      </w:ins>
      <w:ins w:id="1687" w:author="Boris Gafurov" w:date="2023-04-29T23:17:00Z">
        <w:r>
          <w:rPr>
            <w:noProof/>
          </w:rPr>
          <w:t xml:space="preserve"> </w:t>
        </w:r>
      </w:ins>
      <w:ins w:id="1688" w:author="Boris Gafurov" w:date="2023-04-29T23:18:00Z">
        <w:r>
          <w:rPr>
            <w:noProof/>
          </w:rPr>
          <w:t>t</w:t>
        </w:r>
      </w:ins>
      <w:ins w:id="1689" w:author="Boris Gafurov" w:date="2023-04-29T23:19:00Z">
        <w:r>
          <w:rPr>
            <w:noProof/>
          </w:rPr>
          <w:t xml:space="preserve">he intervals </w:t>
        </w:r>
      </w:ins>
      <w:ins w:id="1690" w:author="Boris Gafurov" w:date="2023-04-29T23:18:00Z">
        <w:r>
          <w:rPr>
            <w:noProof/>
          </w:rPr>
          <w:t>for 100%</w:t>
        </w:r>
      </w:ins>
      <w:ins w:id="1691" w:author="Boris Gafurov" w:date="2023-04-29T23:19:00Z">
        <w:r>
          <w:rPr>
            <w:noProof/>
          </w:rPr>
          <w:t xml:space="preserve"> charged and at high </w:t>
        </w:r>
        <w:r w:rsidR="00BD2E21">
          <w:rPr>
            <w:noProof/>
          </w:rPr>
          <w:t>CPU load device.</w:t>
        </w:r>
      </w:ins>
    </w:p>
    <w:p w14:paraId="58AEDAFE" w14:textId="77777777" w:rsidR="00BD2E21" w:rsidRDefault="00BD2E21" w:rsidP="6A7CCFFD">
      <w:pPr>
        <w:rPr>
          <w:ins w:id="1692" w:author="Boris Gafurov" w:date="2023-04-29T23:20:00Z"/>
          <w:noProof/>
        </w:rPr>
      </w:pPr>
    </w:p>
    <w:p w14:paraId="6F62375B" w14:textId="6F8730AD" w:rsidR="00BD2E21" w:rsidRDefault="00BD2E21" w:rsidP="00C20711">
      <w:pPr>
        <w:rPr>
          <w:ins w:id="1693" w:author="Boris Gafurov" w:date="2023-04-29T23:26:00Z"/>
          <w:noProof/>
        </w:rPr>
      </w:pPr>
      <w:ins w:id="1694" w:author="Boris Gafurov" w:date="2023-04-29T23:20:00Z">
        <w:r w:rsidRPr="00BD2E21">
          <w:rPr>
            <w:b/>
            <w:bCs/>
            <w:noProof/>
            <w:rPrChange w:id="1695" w:author="Boris Gafurov" w:date="2023-04-29T23:28:00Z">
              <w:rPr>
                <w:noProof/>
              </w:rPr>
            </w:rPrChange>
          </w:rPr>
          <w:t>Gyroscope</w:t>
        </w:r>
      </w:ins>
      <w:ins w:id="1696" w:author="Boris Gafurov" w:date="2023-04-29T23:27:00Z">
        <w:r>
          <w:rPr>
            <w:noProof/>
          </w:rPr>
          <w:t>, intervals between reading the data from the sen</w:t>
        </w:r>
      </w:ins>
      <w:ins w:id="1697" w:author="Boris Gafurov" w:date="2023-04-29T23:28:00Z">
        <w:r>
          <w:rPr>
            <w:noProof/>
          </w:rPr>
          <w:t>sor showed very similar profiles to the accelerometer in Samsung S22 device</w:t>
        </w:r>
      </w:ins>
      <w:ins w:id="1698" w:author="Boris Gafurov" w:date="2023-04-29T23:32:00Z">
        <w:r w:rsidR="00A04E73">
          <w:rPr>
            <w:noProof/>
          </w:rPr>
          <w:t xml:space="preserve"> (Fig.1</w:t>
        </w:r>
      </w:ins>
      <w:ins w:id="1699" w:author="Boris Gafurov" w:date="2023-04-29T23:33:00Z">
        <w:r w:rsidR="00A04E73">
          <w:rPr>
            <w:noProof/>
          </w:rPr>
          <w:t>3</w:t>
        </w:r>
      </w:ins>
      <w:ins w:id="1700" w:author="Boris Gafurov" w:date="2023-04-29T23:32:00Z">
        <w:r w:rsidR="00A04E73">
          <w:rPr>
            <w:noProof/>
          </w:rPr>
          <w:t>)</w:t>
        </w:r>
      </w:ins>
      <w:ins w:id="1701" w:author="Boris Gafurov" w:date="2023-04-29T23:28:00Z">
        <w:r>
          <w:rPr>
            <w:noProof/>
          </w:rPr>
          <w:t>.</w:t>
        </w:r>
      </w:ins>
      <w:ins w:id="1702" w:author="Boris Gafurov" w:date="2023-04-29T23:26:00Z">
        <w:r>
          <w:rPr>
            <w:noProof/>
          </w:rPr>
          <w:t xml:space="preserve"> </w:t>
        </w:r>
      </w:ins>
      <w:ins w:id="1703" w:author="Boris Gafurov" w:date="2023-04-29T23:31:00Z">
        <w:r w:rsidR="00A04E73">
          <w:rPr>
            <w:noProof/>
          </w:rPr>
          <w:t>Moreover, they were similar</w:t>
        </w:r>
      </w:ins>
      <w:ins w:id="1704" w:author="Boris Gafurov" w:date="2023-04-29T23:30:00Z">
        <w:r w:rsidR="00A04E73">
          <w:rPr>
            <w:noProof/>
          </w:rPr>
          <w:t xml:space="preserve"> to Google Pixel 6a</w:t>
        </w:r>
      </w:ins>
      <w:ins w:id="1705" w:author="Boris Gafurov" w:date="2023-04-29T23:31:00Z">
        <w:r w:rsidR="00A04E73">
          <w:rPr>
            <w:noProof/>
          </w:rPr>
          <w:t xml:space="preserve"> too (Fig.3)</w:t>
        </w:r>
      </w:ins>
      <w:ins w:id="1706" w:author="Boris Gafurov" w:date="2023-04-29T23:33:00Z">
        <w:r w:rsidR="00A04E73">
          <w:rPr>
            <w:noProof/>
          </w:rPr>
          <w:t>, however, showed significant change</w:t>
        </w:r>
      </w:ins>
      <w:ins w:id="1707" w:author="Boris Gafurov" w:date="2023-04-29T23:42:00Z">
        <w:r w:rsidR="00BC0CF5">
          <w:rPr>
            <w:noProof/>
          </w:rPr>
          <w:t>s</w:t>
        </w:r>
      </w:ins>
      <w:ins w:id="1708" w:author="Boris Gafurov" w:date="2023-04-29T23:33:00Z">
        <w:r w:rsidR="00A04E73">
          <w:rPr>
            <w:noProof/>
          </w:rPr>
          <w:t xml:space="preserve"> </w:t>
        </w:r>
      </w:ins>
      <w:ins w:id="1709" w:author="Boris Gafurov" w:date="2023-04-29T23:42:00Z">
        <w:r w:rsidR="00BC0CF5">
          <w:rPr>
            <w:noProof/>
          </w:rPr>
          <w:t xml:space="preserve">in the distributions </w:t>
        </w:r>
      </w:ins>
      <w:ins w:id="1710" w:author="Boris Gafurov" w:date="2023-04-29T23:33:00Z">
        <w:r w:rsidR="00A04E73">
          <w:rPr>
            <w:noProof/>
          </w:rPr>
          <w:t>across all of the</w:t>
        </w:r>
      </w:ins>
      <w:ins w:id="1711" w:author="Boris Gafurov" w:date="2023-04-29T23:34:00Z">
        <w:r w:rsidR="00A04E73">
          <w:rPr>
            <w:noProof/>
          </w:rPr>
          <w:t>m when compared to 100% charged</w:t>
        </w:r>
      </w:ins>
      <w:ins w:id="1712" w:author="Boris Gafurov" w:date="2023-04-29T23:41:00Z">
        <w:r w:rsidR="00BC0CF5">
          <w:rPr>
            <w:noProof/>
          </w:rPr>
          <w:t>,</w:t>
        </w:r>
      </w:ins>
      <w:ins w:id="1713" w:author="Boris Gafurov" w:date="2023-04-29T23:34:00Z">
        <w:r w:rsidR="00A04E73">
          <w:rPr>
            <w:noProof/>
          </w:rPr>
          <w:t xml:space="preserve"> high C</w:t>
        </w:r>
      </w:ins>
      <w:ins w:id="1714" w:author="Boris Gafurov" w:date="2023-04-29T23:40:00Z">
        <w:r w:rsidR="00BC0CF5">
          <w:rPr>
            <w:noProof/>
          </w:rPr>
          <w:t>P</w:t>
        </w:r>
      </w:ins>
      <w:ins w:id="1715" w:author="Boris Gafurov" w:date="2023-04-29T23:34:00Z">
        <w:r w:rsidR="00A04E73">
          <w:rPr>
            <w:noProof/>
          </w:rPr>
          <w:t>U load device</w:t>
        </w:r>
      </w:ins>
      <w:ins w:id="1716" w:author="Boris Gafurov" w:date="2023-04-29T23:33:00Z">
        <w:r w:rsidR="00A04E73">
          <w:rPr>
            <w:noProof/>
          </w:rPr>
          <w:t xml:space="preserve">. </w:t>
        </w:r>
      </w:ins>
      <w:ins w:id="1717" w:author="Boris Gafurov" w:date="2023-04-29T23:43:00Z">
        <w:r w:rsidR="00BC0CF5">
          <w:rPr>
            <w:noProof/>
          </w:rPr>
          <w:t xml:space="preserve">Namely, </w:t>
        </w:r>
      </w:ins>
      <w:ins w:id="1718" w:author="Boris Gafurov" w:date="2023-04-29T23:54:00Z">
        <w:r w:rsidR="00C20711">
          <w:rPr>
            <w:noProof/>
          </w:rPr>
          <w:t xml:space="preserve">100% charged </w:t>
        </w:r>
      </w:ins>
      <w:ins w:id="1719" w:author="Boris Gafurov" w:date="2023-04-29T23:43:00Z">
        <w:r w:rsidR="00BC0CF5">
          <w:rPr>
            <w:noProof/>
          </w:rPr>
          <w:t>plugged in, 100</w:t>
        </w:r>
      </w:ins>
      <w:ins w:id="1720" w:author="Boris Gafurov" w:date="2023-04-29T23:44:00Z">
        <w:r w:rsidR="00BC0CF5">
          <w:rPr>
            <w:noProof/>
          </w:rPr>
          <w:t>%</w:t>
        </w:r>
      </w:ins>
      <w:ins w:id="1721" w:author="Boris Gafurov" w:date="2023-04-29T23:43:00Z">
        <w:r w:rsidR="00BC0CF5">
          <w:rPr>
            <w:noProof/>
          </w:rPr>
          <w:t xml:space="preserve"> and 10% charged </w:t>
        </w:r>
      </w:ins>
      <w:ins w:id="1722" w:author="Boris Gafurov" w:date="2023-04-29T23:44:00Z">
        <w:r w:rsidR="00BC0CF5">
          <w:rPr>
            <w:noProof/>
          </w:rPr>
          <w:t xml:space="preserve">in fore-, and back-ground </w:t>
        </w:r>
      </w:ins>
      <w:ins w:id="1723" w:author="Boris Gafurov" w:date="2023-04-29T23:53:00Z">
        <w:r w:rsidR="00C20711">
          <w:rPr>
            <w:noProof/>
          </w:rPr>
          <w:t xml:space="preserve">interval distributions </w:t>
        </w:r>
      </w:ins>
      <w:ins w:id="1724" w:author="Boris Gafurov" w:date="2023-04-29T23:44:00Z">
        <w:r w:rsidR="00BC0CF5">
          <w:rPr>
            <w:noProof/>
          </w:rPr>
          <w:t>w</w:t>
        </w:r>
      </w:ins>
      <w:ins w:id="1725" w:author="Boris Gafurov" w:date="2023-04-29T23:45:00Z">
        <w:r w:rsidR="00BC0CF5">
          <w:rPr>
            <w:noProof/>
          </w:rPr>
          <w:t xml:space="preserve">ith </w:t>
        </w:r>
      </w:ins>
      <w:ins w:id="1726" w:author="Boris Gafurov" w:date="2023-04-29T23:44:00Z">
        <w:r w:rsidR="00BC0CF5">
          <w:rPr>
            <w:noProof/>
          </w:rPr>
          <w:t>averages</w:t>
        </w:r>
      </w:ins>
      <w:ins w:id="1727" w:author="Boris Gafurov" w:date="2023-04-29T23:45:00Z">
        <w:r w:rsidR="00BC0CF5">
          <w:rPr>
            <w:noProof/>
          </w:rPr>
          <w:t xml:space="preserve"> of </w:t>
        </w:r>
        <w:r w:rsidR="00BC0CF5">
          <w:rPr>
            <w:noProof/>
          </w:rPr>
          <w:t>374.20</w:t>
        </w:r>
        <w:r w:rsidR="00BC0CF5">
          <w:rPr>
            <w:noProof/>
          </w:rPr>
          <w:t>+/-</w:t>
        </w:r>
        <w:r w:rsidR="00BC0CF5">
          <w:rPr>
            <w:noProof/>
          </w:rPr>
          <w:t>50.29</w:t>
        </w:r>
      </w:ins>
      <w:ins w:id="1728" w:author="Boris Gafurov" w:date="2023-04-29T23:48:00Z">
        <w:r w:rsidR="00BC0CF5">
          <w:rPr>
            <w:noProof/>
          </w:rPr>
          <w:t xml:space="preserve"> n=</w:t>
        </w:r>
        <w:r w:rsidR="00BC0CF5">
          <w:rPr>
            <w:noProof/>
          </w:rPr>
          <w:t>480</w:t>
        </w:r>
      </w:ins>
      <w:ins w:id="1729" w:author="Boris Gafurov" w:date="2023-04-29T23:52:00Z">
        <w:r w:rsidR="00C20711">
          <w:rPr>
            <w:noProof/>
          </w:rPr>
          <w:t xml:space="preserve"> and</w:t>
        </w:r>
      </w:ins>
      <w:ins w:id="1730" w:author="Boris Gafurov" w:date="2023-04-29T23:49:00Z">
        <w:r w:rsidR="00BC0CF5">
          <w:rPr>
            <w:noProof/>
          </w:rPr>
          <w:t xml:space="preserve"> </w:t>
        </w:r>
      </w:ins>
      <w:ins w:id="1731" w:author="Boris Gafurov" w:date="2023-04-29T23:45:00Z">
        <w:r w:rsidR="00BC0CF5">
          <w:rPr>
            <w:noProof/>
          </w:rPr>
          <w:t>373.81</w:t>
        </w:r>
      </w:ins>
      <w:ins w:id="1732" w:author="Boris Gafurov" w:date="2023-04-29T23:46:00Z">
        <w:r w:rsidR="00BC0CF5">
          <w:rPr>
            <w:noProof/>
          </w:rPr>
          <w:t>+/-</w:t>
        </w:r>
        <w:r w:rsidR="00BC0CF5">
          <w:rPr>
            <w:noProof/>
          </w:rPr>
          <w:t>50.80</w:t>
        </w:r>
      </w:ins>
      <w:ins w:id="1733" w:author="Boris Gafurov" w:date="2023-04-29T23:48:00Z">
        <w:r w:rsidR="00BC0CF5">
          <w:rPr>
            <w:noProof/>
          </w:rPr>
          <w:t xml:space="preserve"> n=</w:t>
        </w:r>
        <w:r w:rsidR="00BC0CF5">
          <w:rPr>
            <w:noProof/>
          </w:rPr>
          <w:t>481</w:t>
        </w:r>
      </w:ins>
      <w:ins w:id="1734" w:author="Boris Gafurov" w:date="2023-04-29T23:57:00Z">
        <w:r w:rsidR="00C20711">
          <w:rPr>
            <w:noProof/>
          </w:rPr>
          <w:t xml:space="preserve"> (Fig.15A and B)</w:t>
        </w:r>
      </w:ins>
      <w:ins w:id="1735" w:author="Boris Gafurov" w:date="2023-04-29T23:52:00Z">
        <w:r w:rsidR="00C20711">
          <w:rPr>
            <w:noProof/>
          </w:rPr>
          <w:t>,</w:t>
        </w:r>
      </w:ins>
      <w:ins w:id="1736" w:author="Boris Gafurov" w:date="2023-04-29T23:49:00Z">
        <w:r w:rsidR="00BC0CF5">
          <w:rPr>
            <w:noProof/>
          </w:rPr>
          <w:t xml:space="preserve"> </w:t>
        </w:r>
      </w:ins>
      <w:ins w:id="1737" w:author="Boris Gafurov" w:date="2023-04-29T23:45:00Z">
        <w:r w:rsidR="00BC0CF5">
          <w:rPr>
            <w:noProof/>
          </w:rPr>
          <w:t>377.34</w:t>
        </w:r>
      </w:ins>
      <w:ins w:id="1738" w:author="Boris Gafurov" w:date="2023-04-29T23:47:00Z">
        <w:r w:rsidR="00BC0CF5">
          <w:rPr>
            <w:noProof/>
          </w:rPr>
          <w:t>+/-45.07</w:t>
        </w:r>
      </w:ins>
      <w:ins w:id="1739" w:author="Boris Gafurov" w:date="2023-04-29T23:48:00Z">
        <w:r w:rsidR="00BC0CF5">
          <w:rPr>
            <w:noProof/>
          </w:rPr>
          <w:t xml:space="preserve"> n=</w:t>
        </w:r>
        <w:r w:rsidR="00BC0CF5">
          <w:rPr>
            <w:noProof/>
          </w:rPr>
          <w:t>477</w:t>
        </w:r>
      </w:ins>
      <w:ins w:id="1740" w:author="Boris Gafurov" w:date="2023-04-29T23:49:00Z">
        <w:r w:rsidR="00BC0CF5">
          <w:rPr>
            <w:noProof/>
          </w:rPr>
          <w:t xml:space="preserve"> </w:t>
        </w:r>
      </w:ins>
      <w:ins w:id="1741" w:author="Boris Gafurov" w:date="2023-04-29T23:52:00Z">
        <w:r w:rsidR="00C20711">
          <w:rPr>
            <w:noProof/>
          </w:rPr>
          <w:t xml:space="preserve">and </w:t>
        </w:r>
      </w:ins>
      <w:ins w:id="1742" w:author="Boris Gafurov" w:date="2023-04-29T23:45:00Z">
        <w:r w:rsidR="00BC0CF5">
          <w:rPr>
            <w:noProof/>
          </w:rPr>
          <w:t>375.34</w:t>
        </w:r>
      </w:ins>
      <w:ins w:id="1743" w:author="Boris Gafurov" w:date="2023-04-29T23:47:00Z">
        <w:r w:rsidR="00BC0CF5">
          <w:rPr>
            <w:noProof/>
          </w:rPr>
          <w:t>+/-48.41</w:t>
        </w:r>
      </w:ins>
      <w:ins w:id="1744" w:author="Boris Gafurov" w:date="2023-04-29T23:48:00Z">
        <w:r w:rsidR="00BC0CF5">
          <w:rPr>
            <w:noProof/>
          </w:rPr>
          <w:t xml:space="preserve"> n=</w:t>
        </w:r>
        <w:r w:rsidR="00BC0CF5">
          <w:rPr>
            <w:noProof/>
          </w:rPr>
          <w:t>479</w:t>
        </w:r>
      </w:ins>
      <w:ins w:id="1745" w:author="Boris Gafurov" w:date="2023-04-29T23:57:00Z">
        <w:r w:rsidR="00C20711">
          <w:rPr>
            <w:noProof/>
          </w:rPr>
          <w:t xml:space="preserve"> </w:t>
        </w:r>
        <w:r w:rsidR="00C20711">
          <w:rPr>
            <w:noProof/>
          </w:rPr>
          <w:t>(Fig.15</w:t>
        </w:r>
        <w:r w:rsidR="00C20711">
          <w:rPr>
            <w:noProof/>
          </w:rPr>
          <w:t>C</w:t>
        </w:r>
        <w:r w:rsidR="00C20711">
          <w:rPr>
            <w:noProof/>
          </w:rPr>
          <w:t xml:space="preserve"> and </w:t>
        </w:r>
        <w:r w:rsidR="00C20711">
          <w:rPr>
            <w:noProof/>
          </w:rPr>
          <w:t>D</w:t>
        </w:r>
        <w:r w:rsidR="00C20711">
          <w:rPr>
            <w:noProof/>
          </w:rPr>
          <w:t>)</w:t>
        </w:r>
      </w:ins>
      <w:ins w:id="1746" w:author="Boris Gafurov" w:date="2023-04-29T23:52:00Z">
        <w:r w:rsidR="00C20711">
          <w:rPr>
            <w:noProof/>
          </w:rPr>
          <w:t>,</w:t>
        </w:r>
      </w:ins>
      <w:ins w:id="1747" w:author="Boris Gafurov" w:date="2023-04-29T23:49:00Z">
        <w:r w:rsidR="00BC0CF5">
          <w:rPr>
            <w:noProof/>
          </w:rPr>
          <w:t xml:space="preserve"> </w:t>
        </w:r>
      </w:ins>
      <w:ins w:id="1748" w:author="Boris Gafurov" w:date="2023-04-29T23:45:00Z">
        <w:r w:rsidR="00BC0CF5">
          <w:rPr>
            <w:noProof/>
          </w:rPr>
          <w:t>374.21</w:t>
        </w:r>
      </w:ins>
      <w:ins w:id="1749" w:author="Boris Gafurov" w:date="2023-04-29T23:47:00Z">
        <w:r w:rsidR="00BC0CF5">
          <w:rPr>
            <w:noProof/>
          </w:rPr>
          <w:t>+/-50.06</w:t>
        </w:r>
      </w:ins>
      <w:ins w:id="1750" w:author="Boris Gafurov" w:date="2023-04-29T23:48:00Z">
        <w:r w:rsidR="00BC0CF5">
          <w:rPr>
            <w:noProof/>
          </w:rPr>
          <w:t xml:space="preserve"> </w:t>
        </w:r>
      </w:ins>
      <w:ins w:id="1751" w:author="Boris Gafurov" w:date="2023-04-29T23:52:00Z">
        <w:r w:rsidR="00C20711">
          <w:rPr>
            <w:noProof/>
          </w:rPr>
          <w:t xml:space="preserve">and </w:t>
        </w:r>
      </w:ins>
      <w:ins w:id="1752" w:author="Boris Gafurov" w:date="2023-04-29T23:49:00Z">
        <w:r w:rsidR="00BC0CF5">
          <w:rPr>
            <w:noProof/>
          </w:rPr>
          <w:t>n=</w:t>
        </w:r>
        <w:r w:rsidR="00BC0CF5">
          <w:rPr>
            <w:noProof/>
          </w:rPr>
          <w:t>480</w:t>
        </w:r>
        <w:r w:rsidR="00BC0CF5">
          <w:rPr>
            <w:noProof/>
          </w:rPr>
          <w:t xml:space="preserve"> </w:t>
        </w:r>
      </w:ins>
      <w:ins w:id="1753" w:author="Boris Gafurov" w:date="2023-04-29T23:45:00Z">
        <w:r w:rsidR="00BC0CF5">
          <w:rPr>
            <w:noProof/>
          </w:rPr>
          <w:t>372.6</w:t>
        </w:r>
      </w:ins>
      <w:ins w:id="1754" w:author="Boris Gafurov" w:date="2023-04-29T23:46:00Z">
        <w:r w:rsidR="00BC0CF5">
          <w:rPr>
            <w:noProof/>
          </w:rPr>
          <w:t>6</w:t>
        </w:r>
      </w:ins>
      <w:ins w:id="1755" w:author="Boris Gafurov" w:date="2023-04-29T23:47:00Z">
        <w:r w:rsidR="00BC0CF5">
          <w:rPr>
            <w:noProof/>
          </w:rPr>
          <w:t>+/-</w:t>
        </w:r>
        <w:r w:rsidR="00BC0CF5">
          <w:rPr>
            <w:noProof/>
          </w:rPr>
          <w:t>52.5</w:t>
        </w:r>
        <w:r w:rsidR="00BC0CF5">
          <w:rPr>
            <w:noProof/>
          </w:rPr>
          <w:t>7</w:t>
        </w:r>
      </w:ins>
      <w:ins w:id="1756" w:author="Boris Gafurov" w:date="2023-04-29T23:49:00Z">
        <w:r w:rsidR="00BC0CF5">
          <w:rPr>
            <w:noProof/>
          </w:rPr>
          <w:t xml:space="preserve"> n=</w:t>
        </w:r>
        <w:r w:rsidR="00BC0CF5">
          <w:rPr>
            <w:noProof/>
          </w:rPr>
          <w:t>482</w:t>
        </w:r>
      </w:ins>
      <w:ins w:id="1757" w:author="Boris Gafurov" w:date="2023-04-29T23:57:00Z">
        <w:r w:rsidR="00C20711">
          <w:rPr>
            <w:noProof/>
          </w:rPr>
          <w:t xml:space="preserve"> </w:t>
        </w:r>
        <w:r w:rsidR="00C20711">
          <w:rPr>
            <w:noProof/>
          </w:rPr>
          <w:t>(Fig.15</w:t>
        </w:r>
      </w:ins>
      <w:ins w:id="1758" w:author="Boris Gafurov" w:date="2023-04-29T23:58:00Z">
        <w:r w:rsidR="00C20711">
          <w:rPr>
            <w:noProof/>
          </w:rPr>
          <w:t>E</w:t>
        </w:r>
      </w:ins>
      <w:ins w:id="1759" w:author="Boris Gafurov" w:date="2023-04-29T23:57:00Z">
        <w:r w:rsidR="00C20711">
          <w:rPr>
            <w:noProof/>
          </w:rPr>
          <w:t xml:space="preserve"> and </w:t>
        </w:r>
      </w:ins>
      <w:ins w:id="1760" w:author="Boris Gafurov" w:date="2023-04-29T23:58:00Z">
        <w:r w:rsidR="00C20711">
          <w:rPr>
            <w:noProof/>
          </w:rPr>
          <w:t>F</w:t>
        </w:r>
      </w:ins>
      <w:ins w:id="1761" w:author="Boris Gafurov" w:date="2023-04-29T23:57:00Z">
        <w:r w:rsidR="00C20711">
          <w:rPr>
            <w:noProof/>
          </w:rPr>
          <w:t>)</w:t>
        </w:r>
      </w:ins>
      <w:ins w:id="1762" w:author="Boris Gafurov" w:date="2023-04-29T23:52:00Z">
        <w:r w:rsidR="00C20711">
          <w:rPr>
            <w:noProof/>
          </w:rPr>
          <w:t>, respectively,</w:t>
        </w:r>
      </w:ins>
      <w:ins w:id="1763" w:author="Boris Gafurov" w:date="2023-04-29T23:49:00Z">
        <w:r w:rsidR="00C20711">
          <w:rPr>
            <w:noProof/>
          </w:rPr>
          <w:t xml:space="preserve"> showed </w:t>
        </w:r>
      </w:ins>
      <w:ins w:id="1764" w:author="Boris Gafurov" w:date="2023-04-29T23:50:00Z">
        <w:r w:rsidR="00C20711">
          <w:rPr>
            <w:noProof/>
          </w:rPr>
          <w:t xml:space="preserve">significant Z test scores of around 6 against 100% charged at high CPU load </w:t>
        </w:r>
      </w:ins>
      <w:ins w:id="1765" w:author="Boris Gafurov" w:date="2023-04-29T23:51:00Z">
        <w:r w:rsidR="00C20711">
          <w:rPr>
            <w:noProof/>
          </w:rPr>
          <w:t xml:space="preserve">distribution that had average of </w:t>
        </w:r>
        <w:r w:rsidR="00C20711">
          <w:rPr>
            <w:noProof/>
          </w:rPr>
          <w:t>388.8</w:t>
        </w:r>
        <w:r w:rsidR="00C20711">
          <w:rPr>
            <w:noProof/>
          </w:rPr>
          <w:t>1+/-</w:t>
        </w:r>
        <w:r w:rsidR="00C20711">
          <w:rPr>
            <w:noProof/>
          </w:rPr>
          <w:t>8.8</w:t>
        </w:r>
        <w:r w:rsidR="00C20711">
          <w:rPr>
            <w:noProof/>
          </w:rPr>
          <w:t>6 n=</w:t>
        </w:r>
        <w:r w:rsidR="00C20711">
          <w:rPr>
            <w:noProof/>
          </w:rPr>
          <w:t>462</w:t>
        </w:r>
      </w:ins>
      <w:ins w:id="1766" w:author="Boris Gafurov" w:date="2023-04-29T23:58:00Z">
        <w:r w:rsidR="00C20711">
          <w:rPr>
            <w:noProof/>
          </w:rPr>
          <w:t xml:space="preserve"> </w:t>
        </w:r>
        <w:r w:rsidR="00C20711">
          <w:rPr>
            <w:noProof/>
          </w:rPr>
          <w:t>(Fig.15</w:t>
        </w:r>
        <w:r w:rsidR="00C20711">
          <w:rPr>
            <w:noProof/>
          </w:rPr>
          <w:t>G</w:t>
        </w:r>
        <w:r w:rsidR="00C20711">
          <w:rPr>
            <w:noProof/>
          </w:rPr>
          <w:t>)</w:t>
        </w:r>
      </w:ins>
      <w:ins w:id="1767" w:author="Boris Gafurov" w:date="2023-04-29T23:51:00Z">
        <w:r w:rsidR="00C20711">
          <w:rPr>
            <w:noProof/>
          </w:rPr>
          <w:t>.</w:t>
        </w:r>
      </w:ins>
      <w:ins w:id="1768" w:author="Boris Gafurov" w:date="2023-04-29T23:59:00Z">
        <w:r w:rsidR="00C20711">
          <w:rPr>
            <w:noProof/>
          </w:rPr>
          <w:t xml:space="preserve"> </w:t>
        </w:r>
      </w:ins>
      <w:ins w:id="1769" w:author="Boris Gafurov" w:date="2023-04-30T00:33:00Z">
        <w:r w:rsidR="00275DC4">
          <w:rPr>
            <w:rFonts w:eastAsiaTheme="minorEastAsia"/>
            <w:sz w:val="24"/>
            <w:szCs w:val="24"/>
          </w:rPr>
          <w:t>D</w:t>
        </w:r>
        <w:r w:rsidR="00275DC4">
          <w:rPr>
            <w:rFonts w:eastAsiaTheme="minorEastAsia"/>
            <w:sz w:val="24"/>
            <w:szCs w:val="24"/>
          </w:rPr>
          <w:t xml:space="preserve">istributions between foreground and background </w:t>
        </w:r>
      </w:ins>
      <w:ins w:id="1770" w:author="Boris Gafurov" w:date="2023-04-30T00:34:00Z">
        <w:r w:rsidR="00275DC4">
          <w:rPr>
            <w:rFonts w:eastAsiaTheme="minorEastAsia"/>
            <w:sz w:val="24"/>
            <w:szCs w:val="24"/>
          </w:rPr>
          <w:t>similarly did not show</w:t>
        </w:r>
      </w:ins>
      <w:ins w:id="1771" w:author="Boris Gafurov" w:date="2023-04-30T00:33:00Z">
        <w:r w:rsidR="00275DC4">
          <w:rPr>
            <w:rFonts w:eastAsiaTheme="minorEastAsia"/>
            <w:sz w:val="24"/>
            <w:szCs w:val="24"/>
          </w:rPr>
          <w:t xml:space="preserve"> significant differences</w:t>
        </w:r>
      </w:ins>
      <w:ins w:id="1772" w:author="Boris Gafurov" w:date="2023-04-30T00:35:00Z">
        <w:r w:rsidR="00275DC4">
          <w:rPr>
            <w:rFonts w:eastAsiaTheme="minorEastAsia"/>
            <w:sz w:val="24"/>
            <w:szCs w:val="24"/>
          </w:rPr>
          <w:t>,</w:t>
        </w:r>
      </w:ins>
      <w:ins w:id="1773" w:author="Boris Gafurov" w:date="2023-04-30T00:33:00Z">
        <w:r w:rsidR="00275DC4">
          <w:rPr>
            <w:rFonts w:eastAsiaTheme="minorEastAsia"/>
            <w:sz w:val="24"/>
            <w:szCs w:val="24"/>
          </w:rPr>
          <w:t xml:space="preserve"> </w:t>
        </w:r>
      </w:ins>
      <w:ins w:id="1774" w:author="Boris Gafurov" w:date="2023-04-30T00:35:00Z">
        <w:r w:rsidR="00275DC4">
          <w:rPr>
            <w:rFonts w:eastAsiaTheme="minorEastAsia"/>
            <w:sz w:val="24"/>
            <w:szCs w:val="24"/>
          </w:rPr>
          <w:t>but</w:t>
        </w:r>
      </w:ins>
      <w:ins w:id="1775" w:author="Boris Gafurov" w:date="2023-04-30T00:33:00Z">
        <w:r w:rsidR="00275DC4">
          <w:rPr>
            <w:rFonts w:eastAsiaTheme="minorEastAsia"/>
            <w:sz w:val="24"/>
            <w:szCs w:val="24"/>
          </w:rPr>
          <w:t xml:space="preserve"> the</w:t>
        </w:r>
      </w:ins>
      <w:ins w:id="1776" w:author="Boris Gafurov" w:date="2023-04-30T00:35:00Z">
        <w:r w:rsidR="00275DC4">
          <w:rPr>
            <w:rFonts w:eastAsiaTheme="minorEastAsia"/>
            <w:sz w:val="24"/>
            <w:szCs w:val="24"/>
          </w:rPr>
          <w:t>re was</w:t>
        </w:r>
      </w:ins>
      <w:ins w:id="1777" w:author="Boris Gafurov" w:date="2023-04-30T00:33:00Z">
        <w:r w:rsidR="00275DC4">
          <w:rPr>
            <w:rFonts w:eastAsiaTheme="minorEastAsia"/>
            <w:sz w:val="24"/>
            <w:szCs w:val="24"/>
          </w:rPr>
          <w:t xml:space="preserve"> </w:t>
        </w:r>
      </w:ins>
      <w:ins w:id="1778" w:author="Boris Gafurov" w:date="2023-04-30T00:35:00Z">
        <w:r w:rsidR="00275DC4">
          <w:rPr>
            <w:rFonts w:eastAsiaTheme="minorEastAsia"/>
            <w:sz w:val="24"/>
            <w:szCs w:val="24"/>
          </w:rPr>
          <w:t>a Z score of 0.6</w:t>
        </w:r>
      </w:ins>
      <w:ins w:id="1779" w:author="Boris Gafurov" w:date="2023-04-30T00:37:00Z">
        <w:r w:rsidR="00275DC4">
          <w:rPr>
            <w:rFonts w:eastAsiaTheme="minorEastAsia"/>
            <w:sz w:val="24"/>
            <w:szCs w:val="24"/>
          </w:rPr>
          <w:t>6</w:t>
        </w:r>
      </w:ins>
      <w:ins w:id="1780" w:author="Boris Gafurov" w:date="2023-04-30T00:35:00Z">
        <w:r w:rsidR="00275DC4">
          <w:rPr>
            <w:rFonts w:eastAsiaTheme="minorEastAsia"/>
            <w:sz w:val="24"/>
            <w:szCs w:val="24"/>
          </w:rPr>
          <w:t xml:space="preserve"> i</w:t>
        </w:r>
      </w:ins>
      <w:ins w:id="1781" w:author="Boris Gafurov" w:date="2023-04-30T00:33:00Z">
        <w:r w:rsidR="00275DC4">
          <w:rPr>
            <w:rFonts w:eastAsiaTheme="minorEastAsia"/>
            <w:sz w:val="24"/>
            <w:szCs w:val="24"/>
          </w:rPr>
          <w:t>n the 100% charged devices.</w:t>
        </w:r>
      </w:ins>
    </w:p>
    <w:p w14:paraId="412C36A1" w14:textId="31AE16AB" w:rsidR="00BD2E21" w:rsidRDefault="005A0F0D" w:rsidP="6A7CCFFD">
      <w:pPr>
        <w:rPr>
          <w:ins w:id="1782" w:author="Boris Gafurov" w:date="2023-04-30T00:33:00Z"/>
          <w:rFonts w:eastAsiaTheme="minorEastAsia"/>
          <w:sz w:val="24"/>
          <w:szCs w:val="24"/>
        </w:rPr>
      </w:pPr>
      <w:ins w:id="1783" w:author="Boris Gafurov" w:date="2023-04-30T00:27:00Z">
        <w:r>
          <w:rPr>
            <w:rFonts w:eastAsiaTheme="minorEastAsia"/>
            <w:sz w:val="24"/>
            <w:szCs w:val="24"/>
          </w:rPr>
          <w:t xml:space="preserve">Gyroscope </w:t>
        </w:r>
      </w:ins>
      <w:ins w:id="1784" w:author="Boris Gafurov" w:date="2023-04-30T00:28:00Z">
        <w:r>
          <w:rPr>
            <w:rFonts w:eastAsiaTheme="minorEastAsia"/>
            <w:sz w:val="24"/>
            <w:szCs w:val="24"/>
          </w:rPr>
          <w:t xml:space="preserve">sensor reading </w:t>
        </w:r>
      </w:ins>
      <w:ins w:id="1785" w:author="Boris Gafurov" w:date="2023-04-30T00:27:00Z">
        <w:r>
          <w:rPr>
            <w:rFonts w:eastAsiaTheme="minorEastAsia"/>
            <w:sz w:val="24"/>
            <w:szCs w:val="24"/>
          </w:rPr>
          <w:t xml:space="preserve">intervals distributions </w:t>
        </w:r>
      </w:ins>
      <w:ins w:id="1786" w:author="Boris Gafurov" w:date="2023-04-30T00:28:00Z">
        <w:r>
          <w:rPr>
            <w:rFonts w:eastAsiaTheme="minorEastAsia"/>
            <w:sz w:val="24"/>
            <w:szCs w:val="24"/>
          </w:rPr>
          <w:t>showed similar dual mode</w:t>
        </w:r>
      </w:ins>
      <w:ins w:id="1787" w:author="Boris Gafurov" w:date="2023-04-30T00:29:00Z">
        <w:r>
          <w:rPr>
            <w:rFonts w:eastAsiaTheme="minorEastAsia"/>
            <w:sz w:val="24"/>
            <w:szCs w:val="24"/>
          </w:rPr>
          <w:t xml:space="preserve"> shapes with </w:t>
        </w:r>
        <w:r>
          <w:rPr>
            <w:rFonts w:eastAsiaTheme="minorEastAsia"/>
            <w:sz w:val="24"/>
            <w:szCs w:val="24"/>
          </w:rPr>
          <w:t>averages of 200 and 390ms</w:t>
        </w:r>
        <w:r>
          <w:rPr>
            <w:rFonts w:eastAsiaTheme="minorEastAsia"/>
            <w:sz w:val="24"/>
            <w:szCs w:val="24"/>
          </w:rPr>
          <w:t xml:space="preserve"> for all </w:t>
        </w:r>
      </w:ins>
      <w:ins w:id="1788" w:author="Boris Gafurov" w:date="2023-04-30T00:30:00Z">
        <w:r>
          <w:rPr>
            <w:rFonts w:eastAsiaTheme="minorEastAsia"/>
            <w:sz w:val="24"/>
            <w:szCs w:val="24"/>
          </w:rPr>
          <w:t>conditions except</w:t>
        </w:r>
      </w:ins>
      <w:ins w:id="1789" w:author="Boris Gafurov" w:date="2023-04-30T00:29:00Z">
        <w:r>
          <w:rPr>
            <w:rFonts w:eastAsiaTheme="minorEastAsia"/>
            <w:sz w:val="24"/>
            <w:szCs w:val="24"/>
          </w:rPr>
          <w:t xml:space="preserve"> when device was at high CPU load</w:t>
        </w:r>
      </w:ins>
      <w:ins w:id="1790" w:author="Boris Gafurov" w:date="2023-04-30T00:40:00Z">
        <w:r w:rsidR="00275DC4">
          <w:rPr>
            <w:rFonts w:eastAsiaTheme="minorEastAsia"/>
            <w:sz w:val="24"/>
            <w:szCs w:val="24"/>
          </w:rPr>
          <w:t xml:space="preserve"> with an average of 390ms</w:t>
        </w:r>
      </w:ins>
      <w:ins w:id="1791" w:author="Boris Gafurov" w:date="2023-04-30T00:31:00Z">
        <w:r>
          <w:rPr>
            <w:rFonts w:eastAsiaTheme="minorEastAsia"/>
            <w:sz w:val="24"/>
            <w:szCs w:val="24"/>
          </w:rPr>
          <w:t>.</w:t>
        </w:r>
      </w:ins>
      <w:ins w:id="1792" w:author="Boris Gafurov" w:date="2023-04-30T00:30:00Z">
        <w:r>
          <w:rPr>
            <w:rFonts w:eastAsiaTheme="minorEastAsia"/>
            <w:sz w:val="24"/>
            <w:szCs w:val="24"/>
          </w:rPr>
          <w:t xml:space="preserve"> Fig</w:t>
        </w:r>
      </w:ins>
      <w:ins w:id="1793" w:author="Boris Gafurov" w:date="2023-04-30T00:31:00Z">
        <w:r>
          <w:rPr>
            <w:rFonts w:eastAsiaTheme="minorEastAsia"/>
            <w:sz w:val="24"/>
            <w:szCs w:val="24"/>
          </w:rPr>
          <w:t xml:space="preserve">ure </w:t>
        </w:r>
      </w:ins>
      <w:ins w:id="1794" w:author="Boris Gafurov" w:date="2023-04-30T00:30:00Z">
        <w:r>
          <w:rPr>
            <w:rFonts w:eastAsiaTheme="minorEastAsia"/>
            <w:sz w:val="24"/>
            <w:szCs w:val="24"/>
          </w:rPr>
          <w:t>16</w:t>
        </w:r>
      </w:ins>
      <w:ins w:id="1795" w:author="Boris Gafurov" w:date="2023-04-30T00:31:00Z">
        <w:r>
          <w:rPr>
            <w:rFonts w:eastAsiaTheme="minorEastAsia"/>
            <w:sz w:val="24"/>
            <w:szCs w:val="24"/>
          </w:rPr>
          <w:t xml:space="preserve"> shows </w:t>
        </w:r>
      </w:ins>
      <w:ins w:id="1796" w:author="Boris Gafurov" w:date="2023-04-30T00:39:00Z">
        <w:r w:rsidR="00275DC4">
          <w:rPr>
            <w:rFonts w:eastAsiaTheme="minorEastAsia"/>
            <w:sz w:val="24"/>
            <w:szCs w:val="24"/>
          </w:rPr>
          <w:t xml:space="preserve">(A) </w:t>
        </w:r>
      </w:ins>
      <w:ins w:id="1797" w:author="Boris Gafurov" w:date="2023-04-30T00:31:00Z">
        <w:r>
          <w:rPr>
            <w:rFonts w:eastAsiaTheme="minorEastAsia"/>
            <w:sz w:val="24"/>
            <w:szCs w:val="24"/>
          </w:rPr>
          <w:t xml:space="preserve">representative sample of the dual mode </w:t>
        </w:r>
      </w:ins>
      <w:ins w:id="1798" w:author="Boris Gafurov" w:date="2023-04-30T00:32:00Z">
        <w:r>
          <w:rPr>
            <w:rFonts w:eastAsiaTheme="minorEastAsia"/>
            <w:sz w:val="24"/>
            <w:szCs w:val="24"/>
          </w:rPr>
          <w:t>and</w:t>
        </w:r>
      </w:ins>
      <w:ins w:id="1799" w:author="Boris Gafurov" w:date="2023-04-30T00:27:00Z">
        <w:r>
          <w:rPr>
            <w:rFonts w:eastAsiaTheme="minorEastAsia"/>
            <w:sz w:val="24"/>
            <w:szCs w:val="24"/>
          </w:rPr>
          <w:t xml:space="preserve"> </w:t>
        </w:r>
      </w:ins>
      <w:ins w:id="1800" w:author="Boris Gafurov" w:date="2023-04-30T00:39:00Z">
        <w:r w:rsidR="00275DC4">
          <w:rPr>
            <w:rFonts w:eastAsiaTheme="minorEastAsia"/>
            <w:sz w:val="24"/>
            <w:szCs w:val="24"/>
          </w:rPr>
          <w:t xml:space="preserve">(B) </w:t>
        </w:r>
      </w:ins>
      <w:ins w:id="1801" w:author="Boris Gafurov" w:date="2023-04-30T00:27:00Z">
        <w:r>
          <w:rPr>
            <w:rFonts w:eastAsiaTheme="minorEastAsia"/>
            <w:sz w:val="24"/>
            <w:szCs w:val="24"/>
          </w:rPr>
          <w:t xml:space="preserve">high CPU load </w:t>
        </w:r>
      </w:ins>
      <w:ins w:id="1802" w:author="Boris Gafurov" w:date="2023-04-30T00:32:00Z">
        <w:r>
          <w:rPr>
            <w:rFonts w:eastAsiaTheme="minorEastAsia"/>
            <w:sz w:val="24"/>
            <w:szCs w:val="24"/>
          </w:rPr>
          <w:t>distributions</w:t>
        </w:r>
      </w:ins>
      <w:ins w:id="1803" w:author="Boris Gafurov" w:date="2023-04-30T00:40:00Z">
        <w:r w:rsidR="00275DC4">
          <w:rPr>
            <w:rFonts w:eastAsiaTheme="minorEastAsia"/>
            <w:sz w:val="24"/>
            <w:szCs w:val="24"/>
          </w:rPr>
          <w:t xml:space="preserve"> of the</w:t>
        </w:r>
      </w:ins>
      <w:ins w:id="1804" w:author="Boris Gafurov" w:date="2023-04-30T00:38:00Z">
        <w:r w:rsidR="00275DC4">
          <w:rPr>
            <w:rFonts w:eastAsiaTheme="minorEastAsia"/>
            <w:sz w:val="24"/>
            <w:szCs w:val="24"/>
          </w:rPr>
          <w:t xml:space="preserve"> between reading intervals</w:t>
        </w:r>
      </w:ins>
      <w:ins w:id="1805" w:author="Boris Gafurov" w:date="2023-04-30T00:41:00Z">
        <w:r w:rsidR="00275DC4">
          <w:rPr>
            <w:rFonts w:eastAsiaTheme="minorEastAsia"/>
            <w:sz w:val="24"/>
            <w:szCs w:val="24"/>
          </w:rPr>
          <w:t xml:space="preserve">. </w:t>
        </w:r>
      </w:ins>
      <w:ins w:id="1806" w:author="Boris Gafurov" w:date="2023-04-30T00:44:00Z">
        <w:r w:rsidR="00F437AC">
          <w:rPr>
            <w:rFonts w:eastAsiaTheme="minorEastAsia"/>
            <w:sz w:val="24"/>
            <w:szCs w:val="24"/>
          </w:rPr>
          <w:t>Since a</w:t>
        </w:r>
      </w:ins>
      <w:ins w:id="1807" w:author="Boris Gafurov" w:date="2023-04-30T00:41:00Z">
        <w:r w:rsidR="00275DC4">
          <w:rPr>
            <w:rFonts w:eastAsiaTheme="minorEastAsia"/>
            <w:sz w:val="24"/>
            <w:szCs w:val="24"/>
          </w:rPr>
          <w:t>nalogous</w:t>
        </w:r>
      </w:ins>
      <w:ins w:id="1808" w:author="Boris Gafurov" w:date="2023-04-30T00:42:00Z">
        <w:r w:rsidR="00275DC4">
          <w:rPr>
            <w:rFonts w:eastAsiaTheme="minorEastAsia"/>
            <w:sz w:val="24"/>
            <w:szCs w:val="24"/>
          </w:rPr>
          <w:t xml:space="preserve"> </w:t>
        </w:r>
      </w:ins>
      <w:ins w:id="1809" w:author="Boris Gafurov" w:date="2023-04-30T00:27:00Z">
        <w:r>
          <w:rPr>
            <w:rFonts w:eastAsiaTheme="minorEastAsia"/>
            <w:sz w:val="24"/>
            <w:szCs w:val="24"/>
          </w:rPr>
          <w:t xml:space="preserve">omission </w:t>
        </w:r>
      </w:ins>
      <w:ins w:id="1810" w:author="Boris Gafurov" w:date="2023-04-30T00:42:00Z">
        <w:r w:rsidR="00275DC4">
          <w:rPr>
            <w:rFonts w:eastAsiaTheme="minorEastAsia"/>
            <w:sz w:val="24"/>
            <w:szCs w:val="24"/>
          </w:rPr>
          <w:t xml:space="preserve">can be seen that </w:t>
        </w:r>
      </w:ins>
      <w:ins w:id="1811" w:author="Boris Gafurov" w:date="2023-04-30T00:44:00Z">
        <w:r w:rsidR="00F437AC">
          <w:rPr>
            <w:rFonts w:eastAsiaTheme="minorEastAsia"/>
            <w:sz w:val="24"/>
            <w:szCs w:val="24"/>
          </w:rPr>
          <w:t xml:space="preserve">may be </w:t>
        </w:r>
      </w:ins>
      <w:ins w:id="1812" w:author="Boris Gafurov" w:date="2023-04-30T00:43:00Z">
        <w:r w:rsidR="00F437AC">
          <w:rPr>
            <w:rFonts w:eastAsiaTheme="minorEastAsia"/>
            <w:sz w:val="24"/>
            <w:szCs w:val="24"/>
          </w:rPr>
          <w:t xml:space="preserve">pointing at the fact that different sensors operate under the same </w:t>
        </w:r>
      </w:ins>
      <w:ins w:id="1813" w:author="Boris Gafurov" w:date="2023-04-30T00:44:00Z">
        <w:r w:rsidR="00F437AC">
          <w:rPr>
            <w:rFonts w:eastAsiaTheme="minorEastAsia"/>
            <w:sz w:val="24"/>
            <w:szCs w:val="24"/>
          </w:rPr>
          <w:t>constrains</w:t>
        </w:r>
      </w:ins>
      <w:ins w:id="1814" w:author="Boris Gafurov" w:date="2023-04-30T00:43:00Z">
        <w:r w:rsidR="00F437AC">
          <w:rPr>
            <w:rFonts w:eastAsiaTheme="minorEastAsia"/>
            <w:sz w:val="24"/>
            <w:szCs w:val="24"/>
          </w:rPr>
          <w:t xml:space="preserve"> imposed by the device or operating systems</w:t>
        </w:r>
      </w:ins>
      <w:ins w:id="1815" w:author="Boris Gafurov" w:date="2023-04-30T00:27:00Z">
        <w:r>
          <w:rPr>
            <w:rFonts w:eastAsiaTheme="minorEastAsia"/>
            <w:sz w:val="24"/>
            <w:szCs w:val="24"/>
          </w:rPr>
          <w:t xml:space="preserve">. </w:t>
        </w:r>
      </w:ins>
    </w:p>
    <w:p w14:paraId="3C0166A1" w14:textId="77777777" w:rsidR="00275DC4" w:rsidRDefault="00275DC4" w:rsidP="6A7CCFFD">
      <w:pPr>
        <w:rPr>
          <w:ins w:id="1816" w:author="Boris Gafurov" w:date="2023-04-29T23:26:00Z"/>
          <w:noProof/>
        </w:rPr>
      </w:pPr>
    </w:p>
    <w:p w14:paraId="2409846E" w14:textId="629553F1" w:rsidR="00BD2E21" w:rsidRDefault="00BD2E21" w:rsidP="00BD2E21">
      <w:pPr>
        <w:rPr>
          <w:ins w:id="1817" w:author="Boris Gafurov" w:date="2023-04-29T23:26:00Z"/>
          <w:rFonts w:eastAsiaTheme="minorEastAsia"/>
          <w:sz w:val="24"/>
          <w:szCs w:val="24"/>
        </w:rPr>
      </w:pPr>
      <w:ins w:id="1818" w:author="Boris Gafurov" w:date="2023-04-29T23:26:00Z">
        <w:r>
          <w:rPr>
            <w:rFonts w:eastAsiaTheme="minorEastAsia"/>
            <w:sz w:val="24"/>
            <w:szCs w:val="24"/>
          </w:rPr>
          <w:t>Figure 1</w:t>
        </w:r>
        <w:r>
          <w:rPr>
            <w:rFonts w:eastAsiaTheme="minorEastAsia"/>
            <w:sz w:val="24"/>
            <w:szCs w:val="24"/>
          </w:rPr>
          <w:t>5</w:t>
        </w:r>
        <w:r>
          <w:rPr>
            <w:rFonts w:eastAsiaTheme="minorEastAsia"/>
            <w:sz w:val="24"/>
            <w:szCs w:val="24"/>
          </w:rPr>
          <w:t xml:space="preserve">. High CPU load has a significant impact on the intervals between </w:t>
        </w:r>
        <w:r>
          <w:rPr>
            <w:rFonts w:eastAsiaTheme="minorEastAsia"/>
            <w:sz w:val="24"/>
            <w:szCs w:val="24"/>
          </w:rPr>
          <w:t>gyroscope</w:t>
        </w:r>
        <w:r>
          <w:rPr>
            <w:rFonts w:eastAsiaTheme="minorEastAsia"/>
            <w:sz w:val="24"/>
            <w:szCs w:val="24"/>
          </w:rPr>
          <w:t xml:space="preserve"> sensor’s data access.</w:t>
        </w:r>
      </w:ins>
      <w:ins w:id="1819" w:author="Boris Gafurov" w:date="2023-04-29T23:30:00Z">
        <w:r w:rsidR="00A04E73">
          <w:rPr>
            <w:rFonts w:eastAsiaTheme="minorEastAsia"/>
            <w:sz w:val="24"/>
            <w:szCs w:val="24"/>
          </w:rPr>
          <w:t xml:space="preserve"> </w:t>
        </w:r>
      </w:ins>
    </w:p>
    <w:p w14:paraId="45698D01" w14:textId="77777777" w:rsidR="00BD2E21" w:rsidRDefault="00BD2E21" w:rsidP="6A7CCFFD">
      <w:pPr>
        <w:rPr>
          <w:ins w:id="1820" w:author="Boris Gafurov" w:date="2023-04-29T23:25:00Z"/>
          <w:noProof/>
        </w:rPr>
      </w:pPr>
    </w:p>
    <w:p w14:paraId="18E5E31D" w14:textId="6D8946FB" w:rsidR="00BD2E21" w:rsidRDefault="00BD2E21" w:rsidP="6A7CCFFD">
      <w:pPr>
        <w:rPr>
          <w:ins w:id="1821" w:author="Boris Gafurov" w:date="2023-04-29T23:59:00Z"/>
          <w:rFonts w:eastAsiaTheme="minorEastAsia"/>
          <w:b/>
          <w:bCs/>
          <w:sz w:val="24"/>
          <w:szCs w:val="24"/>
        </w:rPr>
      </w:pPr>
      <w:ins w:id="1822" w:author="Boris Gafurov" w:date="2023-04-29T23:25:00Z">
        <w:r>
          <w:rPr>
            <w:noProof/>
          </w:rPr>
          <w:lastRenderedPageBreak/>
          <w:drawing>
            <wp:inline distT="0" distB="0" distL="0" distR="0" wp14:anchorId="4675088A" wp14:editId="2AC3C7B4">
              <wp:extent cx="5943600" cy="3807460"/>
              <wp:effectExtent l="0" t="0" r="0" b="2540"/>
              <wp:docPr id="170013380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3804" name="Picture 1" descr="Chart&#10;&#10;Description automatically generated"/>
                      <pic:cNvPicPr/>
                    </pic:nvPicPr>
                    <pic:blipFill>
                      <a:blip r:embed="rId29"/>
                      <a:stretch>
                        <a:fillRect/>
                      </a:stretch>
                    </pic:blipFill>
                    <pic:spPr>
                      <a:xfrm>
                        <a:off x="0" y="0"/>
                        <a:ext cx="5943600" cy="3807460"/>
                      </a:xfrm>
                      <a:prstGeom prst="rect">
                        <a:avLst/>
                      </a:prstGeom>
                    </pic:spPr>
                  </pic:pic>
                </a:graphicData>
              </a:graphic>
            </wp:inline>
          </w:drawing>
        </w:r>
      </w:ins>
    </w:p>
    <w:p w14:paraId="372C8B39" w14:textId="77777777" w:rsidR="00C20711" w:rsidRDefault="00C20711" w:rsidP="00C20711">
      <w:pPr>
        <w:rPr>
          <w:ins w:id="1823" w:author="Boris Gafurov" w:date="2023-04-29T23:59:00Z"/>
          <w:rFonts w:eastAsiaTheme="minorEastAsia"/>
          <w:sz w:val="24"/>
          <w:szCs w:val="24"/>
        </w:rPr>
      </w:pPr>
      <w:ins w:id="1824" w:author="Boris Gafurov" w:date="2023-04-29T23:59:00Z">
        <w:r>
          <w:rPr>
            <w:rFonts w:eastAsiaTheme="minorEastAsia"/>
            <w:sz w:val="24"/>
            <w:szCs w:val="24"/>
          </w:rPr>
          <w:t xml:space="preserve">+ shows significant difference between high CPU load distributions of intervals between sensor readings (Z test, score &gt;1.645, alpha 0.05). A - </w:t>
        </w:r>
        <w:r w:rsidRPr="008017A7">
          <w:rPr>
            <w:rFonts w:eastAsiaTheme="minorEastAsia"/>
            <w:sz w:val="24"/>
            <w:szCs w:val="24"/>
          </w:rPr>
          <w:t>100%</w:t>
        </w:r>
        <w:r>
          <w:rPr>
            <w:rFonts w:eastAsiaTheme="minorEastAsia"/>
            <w:sz w:val="24"/>
            <w:szCs w:val="24"/>
          </w:rPr>
          <w:t xml:space="preserve"> charged device</w:t>
        </w:r>
        <w:r w:rsidRPr="008017A7">
          <w:rPr>
            <w:rFonts w:eastAsiaTheme="minorEastAsia"/>
            <w:sz w:val="24"/>
            <w:szCs w:val="24"/>
          </w:rPr>
          <w:t xml:space="preserve">, plugged in,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B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C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D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E - </w:t>
        </w:r>
        <w:r w:rsidRPr="008017A7">
          <w:rPr>
            <w:rFonts w:eastAsiaTheme="minorEastAsia"/>
            <w:sz w:val="24"/>
            <w:szCs w:val="24"/>
          </w:rPr>
          <w:t xml:space="preserve">10%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and F when </w:t>
        </w:r>
        <w:r w:rsidRPr="008017A7">
          <w:rPr>
            <w:rFonts w:eastAsiaTheme="minorEastAsia"/>
            <w:sz w:val="24"/>
            <w:szCs w:val="24"/>
          </w:rPr>
          <w:t xml:space="preserve">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G -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w:t>
        </w:r>
        <w:r>
          <w:rPr>
            <w:rFonts w:eastAsiaTheme="minorEastAsia"/>
            <w:sz w:val="24"/>
            <w:szCs w:val="24"/>
          </w:rPr>
          <w:t xml:space="preserve">CPU is in </w:t>
        </w:r>
        <w:r w:rsidRPr="008017A7">
          <w:rPr>
            <w:rFonts w:eastAsiaTheme="minorEastAsia"/>
            <w:sz w:val="24"/>
            <w:szCs w:val="24"/>
          </w:rPr>
          <w:t>hi</w:t>
        </w:r>
        <w:r>
          <w:rPr>
            <w:rFonts w:eastAsiaTheme="minorEastAsia"/>
            <w:sz w:val="24"/>
            <w:szCs w:val="24"/>
          </w:rPr>
          <w:t>gh</w:t>
        </w:r>
        <w:r w:rsidRPr="008017A7">
          <w:rPr>
            <w:rFonts w:eastAsiaTheme="minorEastAsia"/>
            <w:sz w:val="24"/>
            <w:szCs w:val="24"/>
          </w:rPr>
          <w:t xml:space="preserve"> load, </w:t>
        </w:r>
        <w:r>
          <w:rPr>
            <w:rFonts w:eastAsiaTheme="minorEastAsia"/>
            <w:sz w:val="24"/>
            <w:szCs w:val="24"/>
          </w:rPr>
          <w:t xml:space="preserve">with </w:t>
        </w:r>
        <w:r w:rsidRPr="008017A7">
          <w:rPr>
            <w:rFonts w:eastAsiaTheme="minorEastAsia"/>
            <w:sz w:val="24"/>
            <w:szCs w:val="24"/>
          </w:rPr>
          <w:t>app</w:t>
        </w:r>
        <w:r>
          <w:rPr>
            <w:rFonts w:eastAsiaTheme="minorEastAsia"/>
            <w:sz w:val="24"/>
            <w:szCs w:val="24"/>
          </w:rPr>
          <w:t xml:space="preserve"> collecting accelerometer data</w:t>
        </w:r>
        <w:r w:rsidRPr="008017A7">
          <w:rPr>
            <w:rFonts w:eastAsiaTheme="minorEastAsia"/>
            <w:sz w:val="24"/>
            <w:szCs w:val="24"/>
          </w:rPr>
          <w:t xml:space="preserve"> </w:t>
        </w:r>
        <w:r>
          <w:rPr>
            <w:rFonts w:eastAsiaTheme="minorEastAsia"/>
            <w:sz w:val="24"/>
            <w:szCs w:val="24"/>
          </w:rPr>
          <w:t xml:space="preserve">being </w:t>
        </w:r>
        <w:r w:rsidRPr="008017A7">
          <w:rPr>
            <w:rFonts w:eastAsiaTheme="minorEastAsia"/>
            <w:sz w:val="24"/>
            <w:szCs w:val="24"/>
          </w:rPr>
          <w:t>in b</w:t>
        </w:r>
        <w:r>
          <w:rPr>
            <w:rFonts w:eastAsiaTheme="minorEastAsia"/>
            <w:sz w:val="24"/>
            <w:szCs w:val="24"/>
          </w:rPr>
          <w:t>ackground.</w:t>
        </w:r>
      </w:ins>
    </w:p>
    <w:p w14:paraId="341924E7" w14:textId="77777777" w:rsidR="00C20711" w:rsidRDefault="00C20711" w:rsidP="6A7CCFFD">
      <w:pPr>
        <w:rPr>
          <w:ins w:id="1825" w:author="Boris Gafurov" w:date="2023-04-30T00:22:00Z"/>
          <w:rFonts w:eastAsiaTheme="minorEastAsia"/>
          <w:b/>
          <w:bCs/>
          <w:sz w:val="24"/>
          <w:szCs w:val="24"/>
        </w:rPr>
      </w:pPr>
    </w:p>
    <w:p w14:paraId="5E47C290" w14:textId="4E14BB9A" w:rsidR="005A0F0D" w:rsidRPr="005A0F0D" w:rsidRDefault="005A0F0D" w:rsidP="6A7CCFFD">
      <w:pPr>
        <w:rPr>
          <w:ins w:id="1826" w:author="Boris Gafurov" w:date="2023-04-30T00:22:00Z"/>
          <w:rFonts w:eastAsiaTheme="minorEastAsia"/>
          <w:sz w:val="24"/>
          <w:szCs w:val="24"/>
          <w:rPrChange w:id="1827" w:author="Boris Gafurov" w:date="2023-04-30T00:23:00Z">
            <w:rPr>
              <w:ins w:id="1828" w:author="Boris Gafurov" w:date="2023-04-30T00:22:00Z"/>
              <w:rFonts w:eastAsiaTheme="minorEastAsia"/>
              <w:b/>
              <w:bCs/>
              <w:sz w:val="24"/>
              <w:szCs w:val="24"/>
            </w:rPr>
          </w:rPrChange>
        </w:rPr>
      </w:pPr>
      <w:ins w:id="1829" w:author="Boris Gafurov" w:date="2023-04-30T00:22:00Z">
        <w:r w:rsidRPr="005A0F0D">
          <w:rPr>
            <w:rFonts w:eastAsiaTheme="minorEastAsia"/>
            <w:sz w:val="24"/>
            <w:szCs w:val="24"/>
            <w:rPrChange w:id="1830" w:author="Boris Gafurov" w:date="2023-04-30T00:23:00Z">
              <w:rPr>
                <w:rFonts w:eastAsiaTheme="minorEastAsia"/>
                <w:b/>
                <w:bCs/>
                <w:sz w:val="24"/>
                <w:szCs w:val="24"/>
              </w:rPr>
            </w:rPrChange>
          </w:rPr>
          <w:t>Figure 16.</w:t>
        </w:r>
      </w:ins>
      <w:ins w:id="1831" w:author="Boris Gafurov" w:date="2023-04-30T00:24:00Z">
        <w:r w:rsidRPr="005A0F0D">
          <w:rPr>
            <w:rFonts w:eastAsiaTheme="minorEastAsia"/>
            <w:sz w:val="24"/>
            <w:szCs w:val="24"/>
          </w:rPr>
          <w:t xml:space="preserve"> </w:t>
        </w:r>
        <w:r>
          <w:rPr>
            <w:rFonts w:eastAsiaTheme="minorEastAsia"/>
            <w:sz w:val="24"/>
            <w:szCs w:val="24"/>
          </w:rPr>
          <w:t xml:space="preserve">High CPU load eliminates modality in </w:t>
        </w:r>
      </w:ins>
      <w:ins w:id="1832" w:author="Boris Gafurov" w:date="2023-04-30T00:25:00Z">
        <w:r>
          <w:rPr>
            <w:rFonts w:eastAsiaTheme="minorEastAsia"/>
            <w:sz w:val="24"/>
            <w:szCs w:val="24"/>
          </w:rPr>
          <w:t xml:space="preserve">gyroscope reading </w:t>
        </w:r>
      </w:ins>
      <w:ins w:id="1833" w:author="Boris Gafurov" w:date="2023-04-30T00:24:00Z">
        <w:r>
          <w:rPr>
            <w:rFonts w:eastAsiaTheme="minorEastAsia"/>
            <w:sz w:val="24"/>
            <w:szCs w:val="24"/>
          </w:rPr>
          <w:t>intervals distribution.</w:t>
        </w:r>
      </w:ins>
    </w:p>
    <w:p w14:paraId="7EEF8B3A" w14:textId="482E7537" w:rsidR="005A0F0D" w:rsidRDefault="005A0F0D" w:rsidP="6A7CCFFD">
      <w:pPr>
        <w:rPr>
          <w:ins w:id="1834" w:author="Boris Gafurov" w:date="2023-04-30T00:24:00Z"/>
          <w:rFonts w:eastAsiaTheme="minorEastAsia"/>
          <w:b/>
          <w:bCs/>
          <w:sz w:val="24"/>
          <w:szCs w:val="24"/>
        </w:rPr>
      </w:pPr>
      <w:ins w:id="1835" w:author="Boris Gafurov" w:date="2023-04-30T00:23:00Z">
        <w:r>
          <w:rPr>
            <w:noProof/>
          </w:rPr>
          <w:lastRenderedPageBreak/>
          <w:drawing>
            <wp:inline distT="0" distB="0" distL="0" distR="0" wp14:anchorId="3A4C4497" wp14:editId="1AF02A81">
              <wp:extent cx="2311400" cy="2755900"/>
              <wp:effectExtent l="0" t="0" r="0" b="0"/>
              <wp:docPr id="174666114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1146" name="Picture 1" descr="Chart, histogram&#10;&#10;Description automatically generated"/>
                      <pic:cNvPicPr/>
                    </pic:nvPicPr>
                    <pic:blipFill>
                      <a:blip r:embed="rId30"/>
                      <a:stretch>
                        <a:fillRect/>
                      </a:stretch>
                    </pic:blipFill>
                    <pic:spPr>
                      <a:xfrm>
                        <a:off x="0" y="0"/>
                        <a:ext cx="2311400" cy="2755900"/>
                      </a:xfrm>
                      <a:prstGeom prst="rect">
                        <a:avLst/>
                      </a:prstGeom>
                    </pic:spPr>
                  </pic:pic>
                </a:graphicData>
              </a:graphic>
            </wp:inline>
          </w:drawing>
        </w:r>
        <w:r>
          <w:rPr>
            <w:noProof/>
          </w:rPr>
          <w:drawing>
            <wp:inline distT="0" distB="0" distL="0" distR="0" wp14:anchorId="39538C88" wp14:editId="5543172B">
              <wp:extent cx="2311400" cy="2755900"/>
              <wp:effectExtent l="0" t="0" r="0" b="0"/>
              <wp:docPr id="29692694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26947" name="Picture 1" descr="Chart, bar chart&#10;&#10;Description automatically generated"/>
                      <pic:cNvPicPr/>
                    </pic:nvPicPr>
                    <pic:blipFill>
                      <a:blip r:embed="rId31"/>
                      <a:stretch>
                        <a:fillRect/>
                      </a:stretch>
                    </pic:blipFill>
                    <pic:spPr>
                      <a:xfrm>
                        <a:off x="0" y="0"/>
                        <a:ext cx="2311400" cy="2755900"/>
                      </a:xfrm>
                      <a:prstGeom prst="rect">
                        <a:avLst/>
                      </a:prstGeom>
                    </pic:spPr>
                  </pic:pic>
                </a:graphicData>
              </a:graphic>
            </wp:inline>
          </w:drawing>
        </w:r>
      </w:ins>
    </w:p>
    <w:p w14:paraId="58DF9075" w14:textId="3A8C21ED" w:rsidR="005A0F0D" w:rsidRDefault="005A0F0D" w:rsidP="005A0F0D">
      <w:pPr>
        <w:rPr>
          <w:ins w:id="1836" w:author="Boris Gafurov" w:date="2023-04-30T00:24:00Z"/>
          <w:noProof/>
        </w:rPr>
      </w:pPr>
      <w:ins w:id="1837" w:author="Boris Gafurov" w:date="2023-04-30T00:24:00Z">
        <w:r>
          <w:rPr>
            <w:noProof/>
          </w:rPr>
          <w:t xml:space="preserve">A – representative dual mode distribution histogram of the intervals between </w:t>
        </w:r>
      </w:ins>
      <w:ins w:id="1838" w:author="Boris Gafurov" w:date="2023-04-30T00:25:00Z">
        <w:r>
          <w:rPr>
            <w:noProof/>
          </w:rPr>
          <w:t>gyroscope</w:t>
        </w:r>
      </w:ins>
      <w:ins w:id="1839" w:author="Boris Gafurov" w:date="2023-04-30T00:24:00Z">
        <w:r>
          <w:rPr>
            <w:noProof/>
          </w:rPr>
          <w:t xml:space="preserve"> data readings for 100% charged device, app is in background. B – single mode distribution histogram of the intervals for 100% charged and at high CPU load device.</w:t>
        </w:r>
      </w:ins>
    </w:p>
    <w:p w14:paraId="255418A3" w14:textId="77777777" w:rsidR="005A0F0D" w:rsidRDefault="005A0F0D" w:rsidP="6A7CCFFD">
      <w:pPr>
        <w:rPr>
          <w:ins w:id="1840" w:author="Boris Gafurov" w:date="2023-04-30T00:45:00Z"/>
          <w:rFonts w:eastAsiaTheme="minorEastAsia"/>
          <w:b/>
          <w:bCs/>
          <w:sz w:val="24"/>
          <w:szCs w:val="24"/>
        </w:rPr>
      </w:pPr>
    </w:p>
    <w:p w14:paraId="08745ADF" w14:textId="77777777" w:rsidR="001B3C8B" w:rsidRDefault="00F437AC" w:rsidP="6A7CCFFD">
      <w:pPr>
        <w:rPr>
          <w:ins w:id="1841" w:author="Boris Gafurov" w:date="2023-04-30T19:33:00Z"/>
          <w:rFonts w:eastAsiaTheme="minorEastAsia"/>
          <w:sz w:val="24"/>
          <w:szCs w:val="24"/>
        </w:rPr>
      </w:pPr>
      <w:ins w:id="1842" w:author="Boris Gafurov" w:date="2023-04-30T00:45:00Z">
        <w:r w:rsidRPr="00F3207C">
          <w:rPr>
            <w:rFonts w:eastAsiaTheme="minorEastAsia"/>
            <w:b/>
            <w:bCs/>
            <w:sz w:val="24"/>
            <w:szCs w:val="24"/>
          </w:rPr>
          <w:t>Accelerometer and Gyroscope</w:t>
        </w:r>
        <w:r>
          <w:rPr>
            <w:rFonts w:eastAsiaTheme="minorEastAsia"/>
            <w:sz w:val="24"/>
            <w:szCs w:val="24"/>
          </w:rPr>
          <w:t xml:space="preserve"> s</w:t>
        </w:r>
        <w:r>
          <w:rPr>
            <w:rFonts w:eastAsiaTheme="minorEastAsia"/>
            <w:sz w:val="24"/>
            <w:szCs w:val="24"/>
          </w:rPr>
          <w:t>imultaneou</w:t>
        </w:r>
      </w:ins>
      <w:ins w:id="1843" w:author="Boris Gafurov" w:date="2023-04-30T00:46:00Z">
        <w:r>
          <w:rPr>
            <w:rFonts w:eastAsiaTheme="minorEastAsia"/>
            <w:sz w:val="24"/>
            <w:szCs w:val="24"/>
          </w:rPr>
          <w:t>s sensor data reading</w:t>
        </w:r>
      </w:ins>
      <w:ins w:id="1844" w:author="Boris Gafurov" w:date="2023-04-30T01:35:00Z">
        <w:r w:rsidR="00D3701A">
          <w:rPr>
            <w:rFonts w:eastAsiaTheme="minorEastAsia"/>
            <w:sz w:val="24"/>
            <w:szCs w:val="24"/>
          </w:rPr>
          <w:t xml:space="preserve"> </w:t>
        </w:r>
      </w:ins>
      <w:ins w:id="1845" w:author="Boris Gafurov" w:date="2023-04-30T01:42:00Z">
        <w:r w:rsidR="00AA644B">
          <w:rPr>
            <w:rFonts w:eastAsiaTheme="minorEastAsia"/>
            <w:sz w:val="24"/>
            <w:szCs w:val="24"/>
          </w:rPr>
          <w:t xml:space="preserve">on Samsung S22 device </w:t>
        </w:r>
      </w:ins>
      <w:ins w:id="1846" w:author="Boris Gafurov" w:date="2023-04-30T01:35:00Z">
        <w:r w:rsidR="00D3701A">
          <w:rPr>
            <w:rFonts w:eastAsiaTheme="minorEastAsia"/>
            <w:sz w:val="24"/>
            <w:szCs w:val="24"/>
          </w:rPr>
          <w:t xml:space="preserve">showed </w:t>
        </w:r>
      </w:ins>
      <w:proofErr w:type="gramStart"/>
      <w:ins w:id="1847" w:author="Boris Gafurov" w:date="2023-04-30T01:36:00Z">
        <w:r w:rsidR="00D3701A">
          <w:rPr>
            <w:rFonts w:eastAsiaTheme="minorEastAsia"/>
            <w:sz w:val="24"/>
            <w:szCs w:val="24"/>
          </w:rPr>
          <w:t>fairly</w:t>
        </w:r>
      </w:ins>
      <w:ins w:id="1848" w:author="Boris Gafurov" w:date="2023-04-30T01:35:00Z">
        <w:r w:rsidR="00D3701A">
          <w:rPr>
            <w:rFonts w:eastAsiaTheme="minorEastAsia"/>
            <w:sz w:val="24"/>
            <w:szCs w:val="24"/>
          </w:rPr>
          <w:t xml:space="preserve"> similar</w:t>
        </w:r>
      </w:ins>
      <w:proofErr w:type="gramEnd"/>
      <w:ins w:id="1849" w:author="Boris Gafurov" w:date="2023-04-30T01:36:00Z">
        <w:r w:rsidR="00AA644B">
          <w:rPr>
            <w:rFonts w:eastAsiaTheme="minorEastAsia"/>
            <w:sz w:val="24"/>
            <w:szCs w:val="24"/>
          </w:rPr>
          <w:t xml:space="preserve"> </w:t>
        </w:r>
      </w:ins>
      <w:ins w:id="1850" w:author="Boris Gafurov" w:date="2023-04-30T01:37:00Z">
        <w:r w:rsidR="00AA644B">
          <w:rPr>
            <w:rFonts w:eastAsiaTheme="minorEastAsia"/>
            <w:sz w:val="24"/>
            <w:szCs w:val="24"/>
          </w:rPr>
          <w:t xml:space="preserve">averages </w:t>
        </w:r>
      </w:ins>
      <w:ins w:id="1851" w:author="Boris Gafurov" w:date="2023-04-30T01:40:00Z">
        <w:r w:rsidR="00AA644B">
          <w:rPr>
            <w:rFonts w:eastAsiaTheme="minorEastAsia"/>
            <w:sz w:val="24"/>
            <w:szCs w:val="24"/>
          </w:rPr>
          <w:t xml:space="preserve">and statistics </w:t>
        </w:r>
      </w:ins>
      <w:ins w:id="1852" w:author="Boris Gafurov" w:date="2023-04-30T19:09:00Z">
        <w:r w:rsidR="00422C2F">
          <w:rPr>
            <w:rFonts w:eastAsiaTheme="minorEastAsia"/>
            <w:sz w:val="24"/>
            <w:szCs w:val="24"/>
          </w:rPr>
          <w:t xml:space="preserve">(Fig.17) </w:t>
        </w:r>
      </w:ins>
      <w:ins w:id="1853" w:author="Boris Gafurov" w:date="2023-04-30T01:38:00Z">
        <w:r w:rsidR="00AA644B">
          <w:rPr>
            <w:rFonts w:eastAsiaTheme="minorEastAsia"/>
            <w:sz w:val="24"/>
            <w:szCs w:val="24"/>
          </w:rPr>
          <w:t>when compared to the separate sensor data reading (Fig.12</w:t>
        </w:r>
      </w:ins>
      <w:ins w:id="1854" w:author="Boris Gafurov" w:date="2023-04-30T01:39:00Z">
        <w:r w:rsidR="00AA644B">
          <w:rPr>
            <w:rFonts w:eastAsiaTheme="minorEastAsia"/>
            <w:sz w:val="24"/>
            <w:szCs w:val="24"/>
          </w:rPr>
          <w:t xml:space="preserve"> and 15).</w:t>
        </w:r>
      </w:ins>
      <w:ins w:id="1855" w:author="Boris Gafurov" w:date="2023-04-30T01:41:00Z">
        <w:r w:rsidR="00AA644B">
          <w:rPr>
            <w:rFonts w:eastAsiaTheme="minorEastAsia"/>
            <w:sz w:val="24"/>
            <w:szCs w:val="24"/>
          </w:rPr>
          <w:t xml:space="preserve"> The same </w:t>
        </w:r>
      </w:ins>
      <w:ins w:id="1856" w:author="Boris Gafurov" w:date="2023-04-30T19:01:00Z">
        <w:r w:rsidR="00422C2F">
          <w:rPr>
            <w:rFonts w:eastAsiaTheme="minorEastAsia"/>
            <w:sz w:val="24"/>
            <w:szCs w:val="24"/>
          </w:rPr>
          <w:t xml:space="preserve">situation </w:t>
        </w:r>
      </w:ins>
      <w:ins w:id="1857" w:author="Boris Gafurov" w:date="2023-04-30T01:41:00Z">
        <w:r w:rsidR="00AA644B">
          <w:rPr>
            <w:rFonts w:eastAsiaTheme="minorEastAsia"/>
            <w:sz w:val="24"/>
            <w:szCs w:val="24"/>
          </w:rPr>
          <w:t>was observed with Google Pixel 6a device.</w:t>
        </w:r>
      </w:ins>
      <w:ins w:id="1858" w:author="Boris Gafurov" w:date="2023-04-30T19:03:00Z">
        <w:r w:rsidR="00422C2F">
          <w:rPr>
            <w:rFonts w:eastAsiaTheme="minorEastAsia"/>
            <w:sz w:val="24"/>
            <w:szCs w:val="24"/>
          </w:rPr>
          <w:t xml:space="preserve"> </w:t>
        </w:r>
      </w:ins>
      <w:ins w:id="1859" w:author="Boris Gafurov" w:date="2023-04-30T19:30:00Z">
        <w:r w:rsidR="00BE0F11">
          <w:rPr>
            <w:rFonts w:eastAsiaTheme="minorEastAsia"/>
            <w:sz w:val="24"/>
            <w:szCs w:val="24"/>
          </w:rPr>
          <w:t xml:space="preserve">Distribution histograms </w:t>
        </w:r>
      </w:ins>
      <w:ins w:id="1860" w:author="Boris Gafurov" w:date="2023-04-30T19:31:00Z">
        <w:r w:rsidR="00BE0F11">
          <w:rPr>
            <w:rFonts w:eastAsiaTheme="minorEastAsia"/>
            <w:sz w:val="24"/>
            <w:szCs w:val="24"/>
          </w:rPr>
          <w:t>for multi-sensor data readings</w:t>
        </w:r>
      </w:ins>
      <w:ins w:id="1861" w:author="Boris Gafurov" w:date="2023-04-30T19:32:00Z">
        <w:r w:rsidR="00E02D13">
          <w:rPr>
            <w:rFonts w:eastAsiaTheme="minorEastAsia"/>
            <w:sz w:val="24"/>
            <w:szCs w:val="24"/>
          </w:rPr>
          <w:t xml:space="preserve"> (data not sown</w:t>
        </w:r>
      </w:ins>
      <w:ins w:id="1862" w:author="Boris Gafurov" w:date="2023-04-30T19:33:00Z">
        <w:r w:rsidR="00E02D13">
          <w:rPr>
            <w:rFonts w:eastAsiaTheme="minorEastAsia"/>
            <w:sz w:val="24"/>
            <w:szCs w:val="24"/>
          </w:rPr>
          <w:t>)</w:t>
        </w:r>
      </w:ins>
      <w:ins w:id="1863" w:author="Boris Gafurov" w:date="2023-04-30T19:31:00Z">
        <w:r w:rsidR="00BE0F11">
          <w:rPr>
            <w:rFonts w:eastAsiaTheme="minorEastAsia"/>
            <w:sz w:val="24"/>
            <w:szCs w:val="24"/>
          </w:rPr>
          <w:t xml:space="preserve"> </w:t>
        </w:r>
      </w:ins>
      <w:ins w:id="1864" w:author="Boris Gafurov" w:date="2023-04-30T19:33:00Z">
        <w:r w:rsidR="00E02D13">
          <w:rPr>
            <w:rFonts w:eastAsiaTheme="minorEastAsia"/>
            <w:sz w:val="24"/>
            <w:szCs w:val="24"/>
          </w:rPr>
          <w:t>revealed</w:t>
        </w:r>
      </w:ins>
      <w:ins w:id="1865" w:author="Boris Gafurov" w:date="2023-04-30T19:31:00Z">
        <w:r w:rsidR="00BE0F11">
          <w:rPr>
            <w:rFonts w:eastAsiaTheme="minorEastAsia"/>
            <w:sz w:val="24"/>
            <w:szCs w:val="24"/>
          </w:rPr>
          <w:t xml:space="preserve"> the same dual mode shapes as we have seen before in single sensor situation</w:t>
        </w:r>
      </w:ins>
      <w:ins w:id="1866" w:author="Boris Gafurov" w:date="2023-04-30T19:32:00Z">
        <w:r w:rsidR="00BE0F11">
          <w:rPr>
            <w:rFonts w:eastAsiaTheme="minorEastAsia"/>
            <w:sz w:val="24"/>
            <w:szCs w:val="24"/>
          </w:rPr>
          <w:t>s (Fig.13</w:t>
        </w:r>
        <w:r w:rsidR="00E02D13">
          <w:rPr>
            <w:rFonts w:eastAsiaTheme="minorEastAsia"/>
            <w:sz w:val="24"/>
            <w:szCs w:val="24"/>
          </w:rPr>
          <w:t>, 16).</w:t>
        </w:r>
      </w:ins>
    </w:p>
    <w:p w14:paraId="1695BE7E" w14:textId="5982C2B4" w:rsidR="00F437AC" w:rsidRDefault="00422C2F" w:rsidP="6A7CCFFD">
      <w:pPr>
        <w:rPr>
          <w:ins w:id="1867" w:author="Boris Gafurov" w:date="2023-04-30T00:53:00Z"/>
          <w:rFonts w:eastAsiaTheme="minorEastAsia"/>
          <w:sz w:val="24"/>
          <w:szCs w:val="24"/>
        </w:rPr>
      </w:pPr>
      <w:ins w:id="1868" w:author="Boris Gafurov" w:date="2023-04-30T19:04:00Z">
        <w:r>
          <w:rPr>
            <w:rFonts w:eastAsiaTheme="minorEastAsia"/>
            <w:sz w:val="24"/>
            <w:szCs w:val="24"/>
          </w:rPr>
          <w:t>Based on just two vs. single sensor reading</w:t>
        </w:r>
      </w:ins>
      <w:ins w:id="1869" w:author="Boris Gafurov" w:date="2023-04-30T19:03:00Z">
        <w:r>
          <w:rPr>
            <w:rFonts w:eastAsiaTheme="minorEastAsia"/>
            <w:sz w:val="24"/>
            <w:szCs w:val="24"/>
          </w:rPr>
          <w:t xml:space="preserve"> </w:t>
        </w:r>
      </w:ins>
      <w:ins w:id="1870" w:author="Boris Gafurov" w:date="2023-04-30T19:09:00Z">
        <w:r>
          <w:rPr>
            <w:rFonts w:eastAsiaTheme="minorEastAsia"/>
            <w:sz w:val="24"/>
            <w:szCs w:val="24"/>
          </w:rPr>
          <w:t xml:space="preserve">and two different devices, </w:t>
        </w:r>
      </w:ins>
      <w:ins w:id="1871" w:author="Boris Gafurov" w:date="2023-04-30T19:04:00Z">
        <w:r>
          <w:rPr>
            <w:rFonts w:eastAsiaTheme="minorEastAsia"/>
            <w:sz w:val="24"/>
            <w:szCs w:val="24"/>
          </w:rPr>
          <w:t>we can state</w:t>
        </w:r>
      </w:ins>
      <w:ins w:id="1872" w:author="Boris Gafurov" w:date="2023-04-30T19:03:00Z">
        <w:r>
          <w:rPr>
            <w:rFonts w:eastAsiaTheme="minorEastAsia"/>
            <w:sz w:val="24"/>
            <w:szCs w:val="24"/>
          </w:rPr>
          <w:t xml:space="preserve"> that</w:t>
        </w:r>
      </w:ins>
      <w:ins w:id="1873" w:author="Boris Gafurov" w:date="2023-04-30T19:04:00Z">
        <w:r>
          <w:rPr>
            <w:rFonts w:eastAsiaTheme="minorEastAsia"/>
            <w:sz w:val="24"/>
            <w:szCs w:val="24"/>
          </w:rPr>
          <w:t xml:space="preserve"> </w:t>
        </w:r>
      </w:ins>
      <w:ins w:id="1874" w:author="Boris Gafurov" w:date="2023-04-30T19:05:00Z">
        <w:r>
          <w:rPr>
            <w:rFonts w:eastAsiaTheme="minorEastAsia"/>
            <w:sz w:val="24"/>
            <w:szCs w:val="24"/>
          </w:rPr>
          <w:t>there w</w:t>
        </w:r>
      </w:ins>
      <w:ins w:id="1875" w:author="Boris Gafurov" w:date="2023-04-30T19:06:00Z">
        <w:r>
          <w:rPr>
            <w:rFonts w:eastAsiaTheme="minorEastAsia"/>
            <w:sz w:val="24"/>
            <w:szCs w:val="24"/>
          </w:rPr>
          <w:t>ere</w:t>
        </w:r>
      </w:ins>
      <w:ins w:id="1876" w:author="Boris Gafurov" w:date="2023-04-30T19:05:00Z">
        <w:r>
          <w:rPr>
            <w:rFonts w:eastAsiaTheme="minorEastAsia"/>
            <w:sz w:val="24"/>
            <w:szCs w:val="24"/>
          </w:rPr>
          <w:t xml:space="preserve"> no noticeable changes in </w:t>
        </w:r>
      </w:ins>
      <w:ins w:id="1877" w:author="Boris Gafurov" w:date="2023-04-30T19:06:00Z">
        <w:r>
          <w:rPr>
            <w:rFonts w:eastAsiaTheme="minorEastAsia"/>
            <w:sz w:val="24"/>
            <w:szCs w:val="24"/>
          </w:rPr>
          <w:t>how sensor’s data w</w:t>
        </w:r>
      </w:ins>
      <w:ins w:id="1878" w:author="Boris Gafurov" w:date="2023-04-30T19:10:00Z">
        <w:r>
          <w:rPr>
            <w:rFonts w:eastAsiaTheme="minorEastAsia"/>
            <w:sz w:val="24"/>
            <w:szCs w:val="24"/>
          </w:rPr>
          <w:t>ere</w:t>
        </w:r>
      </w:ins>
      <w:ins w:id="1879" w:author="Boris Gafurov" w:date="2023-04-30T19:06:00Z">
        <w:r>
          <w:rPr>
            <w:rFonts w:eastAsiaTheme="minorEastAsia"/>
            <w:sz w:val="24"/>
            <w:szCs w:val="24"/>
          </w:rPr>
          <w:t xml:space="preserve"> accessed by the data acquisition application. There might be </w:t>
        </w:r>
      </w:ins>
      <w:ins w:id="1880" w:author="Boris Gafurov" w:date="2023-04-30T19:07:00Z">
        <w:r>
          <w:rPr>
            <w:rFonts w:eastAsiaTheme="minorEastAsia"/>
            <w:sz w:val="24"/>
            <w:szCs w:val="24"/>
          </w:rPr>
          <w:t>discrepancies when substantially more numbers of sensors are accessed though</w:t>
        </w:r>
      </w:ins>
      <w:ins w:id="1881" w:author="Boris Gafurov" w:date="2023-04-30T19:08:00Z">
        <w:r>
          <w:rPr>
            <w:rFonts w:eastAsiaTheme="minorEastAsia"/>
            <w:sz w:val="24"/>
            <w:szCs w:val="24"/>
          </w:rPr>
          <w:t>,</w:t>
        </w:r>
      </w:ins>
      <w:ins w:id="1882" w:author="Boris Gafurov" w:date="2023-04-30T19:07:00Z">
        <w:r>
          <w:rPr>
            <w:rFonts w:eastAsiaTheme="minorEastAsia"/>
            <w:sz w:val="24"/>
            <w:szCs w:val="24"/>
          </w:rPr>
          <w:t xml:space="preserve"> th</w:t>
        </w:r>
      </w:ins>
      <w:ins w:id="1883" w:author="Boris Gafurov" w:date="2023-04-30T19:08:00Z">
        <w:r>
          <w:rPr>
            <w:rFonts w:eastAsiaTheme="minorEastAsia"/>
            <w:sz w:val="24"/>
            <w:szCs w:val="24"/>
          </w:rPr>
          <w:t>a</w:t>
        </w:r>
      </w:ins>
      <w:ins w:id="1884" w:author="Boris Gafurov" w:date="2023-04-30T19:07:00Z">
        <w:r>
          <w:rPr>
            <w:rFonts w:eastAsiaTheme="minorEastAsia"/>
            <w:sz w:val="24"/>
            <w:szCs w:val="24"/>
          </w:rPr>
          <w:t xml:space="preserve">t </w:t>
        </w:r>
      </w:ins>
      <w:ins w:id="1885" w:author="Boris Gafurov" w:date="2023-04-30T19:08:00Z">
        <w:r>
          <w:rPr>
            <w:rFonts w:eastAsiaTheme="minorEastAsia"/>
            <w:sz w:val="24"/>
            <w:szCs w:val="24"/>
          </w:rPr>
          <w:t>may be an aim for the future research projects.</w:t>
        </w:r>
      </w:ins>
    </w:p>
    <w:p w14:paraId="2CF1D5DC" w14:textId="77777777" w:rsidR="001B3C8B" w:rsidRDefault="001B3C8B" w:rsidP="6A7CCFFD">
      <w:pPr>
        <w:rPr>
          <w:ins w:id="1886" w:author="Boris Gafurov" w:date="2023-04-30T19:34:00Z"/>
          <w:rFonts w:eastAsiaTheme="minorEastAsia"/>
          <w:sz w:val="24"/>
          <w:szCs w:val="24"/>
        </w:rPr>
      </w:pPr>
    </w:p>
    <w:p w14:paraId="60739E99" w14:textId="4C106B51" w:rsidR="00F437AC" w:rsidRDefault="00422C2F" w:rsidP="6A7CCFFD">
      <w:pPr>
        <w:rPr>
          <w:ins w:id="1887" w:author="Boris Gafurov" w:date="2023-04-30T00:53:00Z"/>
          <w:rFonts w:eastAsiaTheme="minorEastAsia"/>
          <w:sz w:val="24"/>
          <w:szCs w:val="24"/>
        </w:rPr>
      </w:pPr>
      <w:ins w:id="1888" w:author="Boris Gafurov" w:date="2023-04-30T19:08:00Z">
        <w:r>
          <w:rPr>
            <w:rFonts w:eastAsiaTheme="minorEastAsia"/>
            <w:sz w:val="24"/>
            <w:szCs w:val="24"/>
          </w:rPr>
          <w:t>F</w:t>
        </w:r>
      </w:ins>
      <w:ins w:id="1889" w:author="Boris Gafurov" w:date="2023-04-30T00:54:00Z">
        <w:r w:rsidR="00F437AC">
          <w:rPr>
            <w:rFonts w:eastAsiaTheme="minorEastAsia"/>
            <w:sz w:val="24"/>
            <w:szCs w:val="24"/>
          </w:rPr>
          <w:t xml:space="preserve">igure </w:t>
        </w:r>
        <w:r w:rsidR="00F437AC">
          <w:rPr>
            <w:rFonts w:eastAsiaTheme="minorEastAsia"/>
            <w:sz w:val="24"/>
            <w:szCs w:val="24"/>
          </w:rPr>
          <w:t>17</w:t>
        </w:r>
        <w:r w:rsidR="00F437AC">
          <w:rPr>
            <w:rFonts w:eastAsiaTheme="minorEastAsia"/>
            <w:sz w:val="24"/>
            <w:szCs w:val="24"/>
          </w:rPr>
          <w:t>.</w:t>
        </w:r>
        <w:r w:rsidR="00F437AC" w:rsidRPr="008E5B8A">
          <w:rPr>
            <w:rFonts w:eastAsiaTheme="minorEastAsia"/>
            <w:sz w:val="24"/>
            <w:szCs w:val="24"/>
          </w:rPr>
          <w:t xml:space="preserve"> </w:t>
        </w:r>
      </w:ins>
      <w:ins w:id="1890" w:author="Boris Gafurov" w:date="2023-04-30T00:58:00Z">
        <w:r w:rsidR="006F5C1C">
          <w:rPr>
            <w:rFonts w:eastAsiaTheme="minorEastAsia"/>
            <w:sz w:val="24"/>
            <w:szCs w:val="24"/>
          </w:rPr>
          <w:t>High CPU</w:t>
        </w:r>
      </w:ins>
      <w:ins w:id="1891" w:author="Boris Gafurov" w:date="2023-04-30T00:59:00Z">
        <w:r w:rsidR="006F5C1C">
          <w:rPr>
            <w:rFonts w:eastAsiaTheme="minorEastAsia"/>
            <w:sz w:val="24"/>
            <w:szCs w:val="24"/>
          </w:rPr>
          <w:t xml:space="preserve"> load</w:t>
        </w:r>
      </w:ins>
      <w:ins w:id="1892" w:author="Boris Gafurov" w:date="2023-04-30T00:54:00Z">
        <w:r w:rsidR="00F437AC">
          <w:rPr>
            <w:rFonts w:eastAsiaTheme="minorEastAsia"/>
            <w:sz w:val="24"/>
            <w:szCs w:val="24"/>
          </w:rPr>
          <w:t xml:space="preserve"> has a significant impact on the </w:t>
        </w:r>
      </w:ins>
      <w:ins w:id="1893" w:author="Boris Gafurov" w:date="2023-04-30T00:59:00Z">
        <w:r w:rsidR="006F5C1C">
          <w:rPr>
            <w:rFonts w:eastAsiaTheme="minorEastAsia"/>
            <w:sz w:val="24"/>
            <w:szCs w:val="24"/>
          </w:rPr>
          <w:t xml:space="preserve">distribution of </w:t>
        </w:r>
      </w:ins>
      <w:ins w:id="1894" w:author="Boris Gafurov" w:date="2023-04-30T00:54:00Z">
        <w:r w:rsidR="00F437AC">
          <w:rPr>
            <w:rFonts w:eastAsiaTheme="minorEastAsia"/>
            <w:sz w:val="24"/>
            <w:szCs w:val="24"/>
          </w:rPr>
          <w:t xml:space="preserve">intervals between sensor data </w:t>
        </w:r>
      </w:ins>
      <w:ins w:id="1895" w:author="Boris Gafurov" w:date="2023-04-30T01:00:00Z">
        <w:r w:rsidR="006F5C1C">
          <w:rPr>
            <w:rFonts w:eastAsiaTheme="minorEastAsia"/>
            <w:sz w:val="24"/>
            <w:szCs w:val="24"/>
          </w:rPr>
          <w:t>reading</w:t>
        </w:r>
      </w:ins>
      <w:ins w:id="1896" w:author="Boris Gafurov" w:date="2023-04-30T00:54:00Z">
        <w:r w:rsidR="00F437AC">
          <w:rPr>
            <w:rFonts w:eastAsiaTheme="minorEastAsia"/>
            <w:sz w:val="24"/>
            <w:szCs w:val="24"/>
          </w:rPr>
          <w:t>.</w:t>
        </w:r>
      </w:ins>
    </w:p>
    <w:p w14:paraId="083CC02B" w14:textId="63044C86" w:rsidR="00F437AC" w:rsidRDefault="006F5C1C" w:rsidP="6A7CCFFD">
      <w:pPr>
        <w:rPr>
          <w:ins w:id="1897" w:author="Boris Gafurov" w:date="2023-04-30T00:54:00Z"/>
          <w:rFonts w:eastAsiaTheme="minorEastAsia"/>
          <w:b/>
          <w:bCs/>
          <w:sz w:val="24"/>
          <w:szCs w:val="24"/>
        </w:rPr>
      </w:pPr>
      <w:ins w:id="1898" w:author="Boris Gafurov" w:date="2023-04-30T00:58:00Z">
        <w:r>
          <w:rPr>
            <w:noProof/>
          </w:rPr>
          <w:lastRenderedPageBreak/>
          <w:drawing>
            <wp:inline distT="0" distB="0" distL="0" distR="0" wp14:anchorId="36F8A977" wp14:editId="3D9A1B6B">
              <wp:extent cx="5943600" cy="2469515"/>
              <wp:effectExtent l="0" t="0" r="0" b="0"/>
              <wp:docPr id="1521641133"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1133" name="Picture 1" descr="Chart, bar chart, box and whisker chart&#10;&#10;Description automatically generated"/>
                      <pic:cNvPicPr/>
                    </pic:nvPicPr>
                    <pic:blipFill>
                      <a:blip r:embed="rId32"/>
                      <a:stretch>
                        <a:fillRect/>
                      </a:stretch>
                    </pic:blipFill>
                    <pic:spPr>
                      <a:xfrm>
                        <a:off x="0" y="0"/>
                        <a:ext cx="5943600" cy="2469515"/>
                      </a:xfrm>
                      <a:prstGeom prst="rect">
                        <a:avLst/>
                      </a:prstGeom>
                    </pic:spPr>
                  </pic:pic>
                </a:graphicData>
              </a:graphic>
            </wp:inline>
          </w:drawing>
        </w:r>
      </w:ins>
    </w:p>
    <w:p w14:paraId="7FA77A74" w14:textId="7A0155F1" w:rsidR="00F437AC" w:rsidRDefault="006F5C1C" w:rsidP="002017F8">
      <w:pPr>
        <w:rPr>
          <w:ins w:id="1899" w:author="Boris Gafurov" w:date="2023-04-30T00:54:00Z"/>
          <w:rFonts w:eastAsiaTheme="minorEastAsia"/>
          <w:sz w:val="24"/>
          <w:szCs w:val="24"/>
        </w:rPr>
      </w:pPr>
      <w:ins w:id="1900" w:author="Boris Gafurov" w:date="2023-04-30T01:01:00Z">
        <w:r>
          <w:rPr>
            <w:rFonts w:eastAsiaTheme="minorEastAsia"/>
            <w:sz w:val="24"/>
            <w:szCs w:val="24"/>
          </w:rPr>
          <w:t>+</w:t>
        </w:r>
      </w:ins>
      <w:ins w:id="1901" w:author="Boris Gafurov" w:date="2023-04-30T00:54:00Z">
        <w:r w:rsidR="00F437AC">
          <w:rPr>
            <w:rFonts w:eastAsiaTheme="minorEastAsia"/>
            <w:sz w:val="24"/>
            <w:szCs w:val="24"/>
          </w:rPr>
          <w:t xml:space="preserve"> show significant differences in </w:t>
        </w:r>
      </w:ins>
      <w:ins w:id="1902" w:author="Boris Gafurov" w:date="2023-04-30T01:01:00Z">
        <w:r>
          <w:rPr>
            <w:rFonts w:eastAsiaTheme="minorEastAsia"/>
            <w:sz w:val="24"/>
            <w:szCs w:val="24"/>
          </w:rPr>
          <w:t xml:space="preserve">the distributions of </w:t>
        </w:r>
      </w:ins>
      <w:ins w:id="1903" w:author="Boris Gafurov" w:date="2023-04-30T00:54:00Z">
        <w:r w:rsidR="00F437AC">
          <w:rPr>
            <w:rFonts w:eastAsiaTheme="minorEastAsia"/>
            <w:sz w:val="24"/>
            <w:szCs w:val="24"/>
          </w:rPr>
          <w:t xml:space="preserve">intervals between accelerometer </w:t>
        </w:r>
      </w:ins>
      <w:ins w:id="1904" w:author="Boris Gafurov" w:date="2023-04-30T01:01:00Z">
        <w:r>
          <w:rPr>
            <w:rFonts w:eastAsiaTheme="minorEastAsia"/>
            <w:sz w:val="24"/>
            <w:szCs w:val="24"/>
          </w:rPr>
          <w:t xml:space="preserve">or gyroscope </w:t>
        </w:r>
      </w:ins>
      <w:ins w:id="1905" w:author="Boris Gafurov" w:date="2023-04-30T00:54:00Z">
        <w:r w:rsidR="00F437AC">
          <w:rPr>
            <w:rFonts w:eastAsiaTheme="minorEastAsia"/>
            <w:sz w:val="24"/>
            <w:szCs w:val="24"/>
          </w:rPr>
          <w:t>sensor readings (</w:t>
        </w:r>
      </w:ins>
      <w:ins w:id="1906" w:author="Boris Gafurov" w:date="2023-04-30T01:01:00Z">
        <w:r>
          <w:rPr>
            <w:rFonts w:eastAsiaTheme="minorEastAsia"/>
            <w:sz w:val="24"/>
            <w:szCs w:val="24"/>
          </w:rPr>
          <w:t xml:space="preserve">Z </w:t>
        </w:r>
      </w:ins>
      <w:ins w:id="1907" w:author="Boris Gafurov" w:date="2023-04-30T00:54:00Z">
        <w:r w:rsidR="00F437AC">
          <w:rPr>
            <w:rFonts w:eastAsiaTheme="minorEastAsia"/>
            <w:sz w:val="24"/>
            <w:szCs w:val="24"/>
          </w:rPr>
          <w:t xml:space="preserve">test, </w:t>
        </w:r>
      </w:ins>
      <w:ins w:id="1908" w:author="Boris Gafurov" w:date="2023-04-30T01:01:00Z">
        <w:r>
          <w:rPr>
            <w:rFonts w:eastAsiaTheme="minorEastAsia"/>
            <w:sz w:val="24"/>
            <w:szCs w:val="24"/>
          </w:rPr>
          <w:t>score&gt;1</w:t>
        </w:r>
      </w:ins>
      <w:ins w:id="1909" w:author="Boris Gafurov" w:date="2023-04-30T01:02:00Z">
        <w:r>
          <w:rPr>
            <w:rFonts w:eastAsiaTheme="minorEastAsia"/>
            <w:sz w:val="24"/>
            <w:szCs w:val="24"/>
          </w:rPr>
          <w:t>.65, p&lt;0.05</w:t>
        </w:r>
      </w:ins>
      <w:ins w:id="1910" w:author="Boris Gafurov" w:date="2023-04-30T00:54:00Z">
        <w:r w:rsidR="00F437AC">
          <w:rPr>
            <w:rFonts w:eastAsiaTheme="minorEastAsia"/>
            <w:sz w:val="24"/>
            <w:szCs w:val="24"/>
          </w:rPr>
          <w:t xml:space="preserve">) </w:t>
        </w:r>
      </w:ins>
      <w:ins w:id="1911" w:author="Boris Gafurov" w:date="2023-04-30T01:02:00Z">
        <w:r>
          <w:rPr>
            <w:rFonts w:eastAsiaTheme="minorEastAsia"/>
            <w:sz w:val="24"/>
            <w:szCs w:val="24"/>
          </w:rPr>
          <w:t>when compared</w:t>
        </w:r>
      </w:ins>
      <w:ins w:id="1912" w:author="Boris Gafurov" w:date="2023-04-30T00:54:00Z">
        <w:r w:rsidR="00F437AC">
          <w:rPr>
            <w:rFonts w:eastAsiaTheme="minorEastAsia"/>
            <w:sz w:val="24"/>
            <w:szCs w:val="24"/>
          </w:rPr>
          <w:t xml:space="preserve"> with high CPU load with sensor reading app running in foreground and background, respectively. Indices 1 and 2 refer to Accelerometer and Gyroscope interval measurements, respectively. A - </w:t>
        </w:r>
        <w:r w:rsidR="00F437AC" w:rsidRPr="008017A7">
          <w:rPr>
            <w:rFonts w:eastAsiaTheme="minorEastAsia"/>
            <w:sz w:val="24"/>
            <w:szCs w:val="24"/>
          </w:rPr>
          <w:t>100%</w:t>
        </w:r>
        <w:r w:rsidR="00F437AC">
          <w:rPr>
            <w:rFonts w:eastAsiaTheme="minorEastAsia"/>
            <w:sz w:val="24"/>
            <w:szCs w:val="24"/>
          </w:rPr>
          <w:t xml:space="preserve"> charged device</w:t>
        </w:r>
        <w:r w:rsidR="00F437AC" w:rsidRPr="008017A7">
          <w:rPr>
            <w:rFonts w:eastAsiaTheme="minorEastAsia"/>
            <w:sz w:val="24"/>
            <w:szCs w:val="24"/>
          </w:rPr>
          <w:t xml:space="preserve">, plugged in, app </w:t>
        </w:r>
        <w:r w:rsidR="00F437AC">
          <w:rPr>
            <w:rFonts w:eastAsiaTheme="minorEastAsia"/>
            <w:sz w:val="24"/>
            <w:szCs w:val="24"/>
          </w:rPr>
          <w:t xml:space="preserve">is </w:t>
        </w:r>
        <w:r w:rsidR="00F437AC" w:rsidRPr="008017A7">
          <w:rPr>
            <w:rFonts w:eastAsiaTheme="minorEastAsia"/>
            <w:sz w:val="24"/>
            <w:szCs w:val="24"/>
          </w:rPr>
          <w:t>in foregr</w:t>
        </w:r>
        <w:r w:rsidR="00F437AC">
          <w:rPr>
            <w:rFonts w:eastAsiaTheme="minorEastAsia"/>
            <w:sz w:val="24"/>
            <w:szCs w:val="24"/>
          </w:rPr>
          <w:t>ou</w:t>
        </w:r>
        <w:r w:rsidR="00F437AC" w:rsidRPr="008017A7">
          <w:rPr>
            <w:rFonts w:eastAsiaTheme="minorEastAsia"/>
            <w:sz w:val="24"/>
            <w:szCs w:val="24"/>
          </w:rPr>
          <w:t>nd</w:t>
        </w:r>
      </w:ins>
      <w:ins w:id="1913" w:author="Boris Gafurov" w:date="2023-04-30T19:13:00Z">
        <w:r w:rsidR="00372D1A">
          <w:rPr>
            <w:rFonts w:eastAsiaTheme="minorEastAsia"/>
            <w:sz w:val="24"/>
            <w:szCs w:val="24"/>
          </w:rPr>
          <w:t xml:space="preserve"> </w:t>
        </w:r>
        <w:r w:rsidR="00372D1A">
          <w:rPr>
            <w:rFonts w:eastAsiaTheme="minorEastAsia"/>
            <w:sz w:val="24"/>
            <w:szCs w:val="24"/>
          </w:rPr>
          <w:t>(</w:t>
        </w:r>
      </w:ins>
      <w:ins w:id="1914" w:author="Boris Gafurov" w:date="2023-04-30T19:20:00Z">
        <w:r w:rsidR="00372D1A">
          <w:rPr>
            <w:rFonts w:eastAsiaTheme="minorEastAsia"/>
            <w:sz w:val="24"/>
            <w:szCs w:val="24"/>
          </w:rPr>
          <w:t xml:space="preserve">1- </w:t>
        </w:r>
      </w:ins>
      <w:ins w:id="1915" w:author="Boris Gafurov" w:date="2023-04-30T19:13:00Z">
        <w:r w:rsidR="00372D1A" w:rsidRPr="00372D1A">
          <w:rPr>
            <w:rFonts w:eastAsiaTheme="minorEastAsia"/>
            <w:sz w:val="24"/>
            <w:szCs w:val="24"/>
          </w:rPr>
          <w:t>372.32</w:t>
        </w:r>
        <w:r w:rsidR="00372D1A">
          <w:rPr>
            <w:rFonts w:eastAsiaTheme="minorEastAsia"/>
            <w:sz w:val="24"/>
            <w:szCs w:val="24"/>
          </w:rPr>
          <w:t>+/-</w:t>
        </w:r>
        <w:r w:rsidR="00372D1A" w:rsidRPr="00372D1A">
          <w:rPr>
            <w:rFonts w:eastAsiaTheme="minorEastAsia"/>
            <w:sz w:val="24"/>
            <w:szCs w:val="24"/>
          </w:rPr>
          <w:t>53.01</w:t>
        </w:r>
        <w:r w:rsidR="00372D1A">
          <w:rPr>
            <w:rFonts w:eastAsiaTheme="minorEastAsia"/>
            <w:sz w:val="24"/>
            <w:szCs w:val="24"/>
          </w:rPr>
          <w:t xml:space="preserve"> n=</w:t>
        </w:r>
        <w:r w:rsidR="00372D1A" w:rsidRPr="00372D1A">
          <w:rPr>
            <w:rFonts w:eastAsiaTheme="minorEastAsia"/>
            <w:sz w:val="24"/>
            <w:szCs w:val="24"/>
          </w:rPr>
          <w:t>483</w:t>
        </w:r>
        <w:r w:rsidR="00372D1A">
          <w:rPr>
            <w:rFonts w:eastAsiaTheme="minorEastAsia"/>
            <w:sz w:val="24"/>
            <w:szCs w:val="24"/>
          </w:rPr>
          <w:t>, Z score=</w:t>
        </w:r>
        <w:r w:rsidR="00372D1A" w:rsidRPr="00372D1A">
          <w:rPr>
            <w:rFonts w:eastAsiaTheme="minorEastAsia"/>
            <w:sz w:val="24"/>
            <w:szCs w:val="24"/>
          </w:rPr>
          <w:t>7.01</w:t>
        </w:r>
      </w:ins>
      <w:ins w:id="1916" w:author="Boris Gafurov" w:date="2023-04-30T19:20:00Z">
        <w:r w:rsidR="00372D1A">
          <w:rPr>
            <w:rFonts w:eastAsiaTheme="minorEastAsia"/>
            <w:sz w:val="24"/>
            <w:szCs w:val="24"/>
          </w:rPr>
          <w:t>,</w:t>
        </w:r>
      </w:ins>
      <w:ins w:id="1917" w:author="Boris Gafurov" w:date="2023-04-30T19:19:00Z">
        <w:r w:rsidR="00372D1A">
          <w:rPr>
            <w:rFonts w:eastAsiaTheme="minorEastAsia"/>
            <w:sz w:val="24"/>
            <w:szCs w:val="24"/>
          </w:rPr>
          <w:t xml:space="preserve"> </w:t>
        </w:r>
      </w:ins>
      <w:ins w:id="1918" w:author="Boris Gafurov" w:date="2023-04-30T19:20:00Z">
        <w:r w:rsidR="00372D1A">
          <w:rPr>
            <w:rFonts w:eastAsiaTheme="minorEastAsia"/>
            <w:sz w:val="24"/>
            <w:szCs w:val="24"/>
          </w:rPr>
          <w:t xml:space="preserve">2- </w:t>
        </w:r>
      </w:ins>
      <w:ins w:id="1919" w:author="Boris Gafurov" w:date="2023-04-30T19:18:00Z">
        <w:r w:rsidR="00372D1A" w:rsidRPr="00372D1A">
          <w:rPr>
            <w:rFonts w:eastAsiaTheme="minorEastAsia"/>
            <w:sz w:val="24"/>
            <w:szCs w:val="24"/>
          </w:rPr>
          <w:t>373.45</w:t>
        </w:r>
        <w:r w:rsidR="00372D1A">
          <w:rPr>
            <w:rFonts w:eastAsiaTheme="minorEastAsia"/>
            <w:sz w:val="24"/>
            <w:szCs w:val="24"/>
          </w:rPr>
          <w:t>+/-</w:t>
        </w:r>
        <w:r w:rsidR="00372D1A" w:rsidRPr="00372D1A">
          <w:rPr>
            <w:rFonts w:eastAsiaTheme="minorEastAsia"/>
            <w:sz w:val="24"/>
            <w:szCs w:val="24"/>
          </w:rPr>
          <w:t>51.20</w:t>
        </w:r>
        <w:r w:rsidR="00372D1A">
          <w:rPr>
            <w:rFonts w:eastAsiaTheme="minorEastAsia"/>
            <w:sz w:val="24"/>
            <w:szCs w:val="24"/>
          </w:rPr>
          <w:t xml:space="preserve"> n=</w:t>
        </w:r>
        <w:r w:rsidR="00372D1A" w:rsidRPr="00372D1A">
          <w:rPr>
            <w:rFonts w:eastAsiaTheme="minorEastAsia"/>
            <w:sz w:val="24"/>
            <w:szCs w:val="24"/>
          </w:rPr>
          <w:t>481</w:t>
        </w:r>
        <w:r w:rsidR="00372D1A">
          <w:rPr>
            <w:rFonts w:eastAsiaTheme="minorEastAsia"/>
            <w:sz w:val="24"/>
            <w:szCs w:val="24"/>
          </w:rPr>
          <w:t>, Z score=</w:t>
        </w:r>
        <w:r w:rsidR="00372D1A" w:rsidRPr="00372D1A">
          <w:rPr>
            <w:rFonts w:eastAsiaTheme="minorEastAsia"/>
            <w:sz w:val="24"/>
            <w:szCs w:val="24"/>
          </w:rPr>
          <w:t>6.6</w:t>
        </w:r>
        <w:r w:rsidR="00372D1A">
          <w:rPr>
            <w:rFonts w:eastAsiaTheme="minorEastAsia"/>
            <w:sz w:val="24"/>
            <w:szCs w:val="24"/>
          </w:rPr>
          <w:t>5</w:t>
        </w:r>
      </w:ins>
      <w:ins w:id="1920" w:author="Boris Gafurov" w:date="2023-04-30T19:13:00Z">
        <w:r w:rsidR="00372D1A">
          <w:rPr>
            <w:rFonts w:eastAsiaTheme="minorEastAsia"/>
            <w:sz w:val="24"/>
            <w:szCs w:val="24"/>
          </w:rPr>
          <w:t>)</w:t>
        </w:r>
      </w:ins>
      <w:ins w:id="1921" w:author="Boris Gafurov" w:date="2023-04-30T00:54:00Z">
        <w:r w:rsidR="00F437AC">
          <w:rPr>
            <w:rFonts w:eastAsiaTheme="minorEastAsia"/>
            <w:sz w:val="24"/>
            <w:szCs w:val="24"/>
          </w:rPr>
          <w:t>, and B when</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backgr</w:t>
        </w:r>
        <w:r w:rsidR="00F437AC">
          <w:rPr>
            <w:rFonts w:eastAsiaTheme="minorEastAsia"/>
            <w:sz w:val="24"/>
            <w:szCs w:val="24"/>
          </w:rPr>
          <w:t>ou</w:t>
        </w:r>
        <w:r w:rsidR="00F437AC" w:rsidRPr="008017A7">
          <w:rPr>
            <w:rFonts w:eastAsiaTheme="minorEastAsia"/>
            <w:sz w:val="24"/>
            <w:szCs w:val="24"/>
          </w:rPr>
          <w:t>nd</w:t>
        </w:r>
      </w:ins>
      <w:ins w:id="1922" w:author="Boris Gafurov" w:date="2023-04-30T19:12:00Z">
        <w:r w:rsidR="00372D1A" w:rsidRPr="00372D1A">
          <w:t xml:space="preserve"> </w:t>
        </w:r>
      </w:ins>
      <w:ins w:id="1923" w:author="Boris Gafurov" w:date="2023-04-30T19:13:00Z">
        <w:r w:rsidR="00372D1A">
          <w:t>(</w:t>
        </w:r>
      </w:ins>
      <w:ins w:id="1924" w:author="Boris Gafurov" w:date="2023-04-30T19:20:00Z">
        <w:r w:rsidR="00372D1A">
          <w:t xml:space="preserve">1- </w:t>
        </w:r>
      </w:ins>
      <w:ins w:id="1925" w:author="Boris Gafurov" w:date="2023-04-30T19:19:00Z">
        <w:r w:rsidR="00372D1A" w:rsidRPr="00372D1A">
          <w:rPr>
            <w:rFonts w:eastAsiaTheme="minorEastAsia"/>
            <w:sz w:val="24"/>
            <w:szCs w:val="24"/>
          </w:rPr>
          <w:t>371.1</w:t>
        </w:r>
        <w:r w:rsidR="00372D1A">
          <w:rPr>
            <w:rFonts w:eastAsiaTheme="minorEastAsia"/>
            <w:sz w:val="24"/>
            <w:szCs w:val="24"/>
          </w:rPr>
          <w:t>1+/-</w:t>
        </w:r>
        <w:r w:rsidR="00372D1A" w:rsidRPr="00372D1A">
          <w:rPr>
            <w:rFonts w:eastAsiaTheme="minorEastAsia"/>
            <w:sz w:val="24"/>
            <w:szCs w:val="24"/>
          </w:rPr>
          <w:t>54.6</w:t>
        </w:r>
        <w:r w:rsidR="00372D1A">
          <w:rPr>
            <w:rFonts w:eastAsiaTheme="minorEastAsia"/>
            <w:sz w:val="24"/>
            <w:szCs w:val="24"/>
          </w:rPr>
          <w:t>4 n=</w:t>
        </w:r>
        <w:r w:rsidR="00372D1A" w:rsidRPr="00372D1A">
          <w:rPr>
            <w:rFonts w:eastAsiaTheme="minorEastAsia"/>
            <w:sz w:val="24"/>
            <w:szCs w:val="24"/>
          </w:rPr>
          <w:t>484</w:t>
        </w:r>
        <w:r w:rsidR="00372D1A">
          <w:rPr>
            <w:rFonts w:eastAsiaTheme="minorEastAsia"/>
            <w:sz w:val="24"/>
            <w:szCs w:val="24"/>
          </w:rPr>
          <w:t>, Z score=</w:t>
        </w:r>
        <w:r w:rsidR="00372D1A" w:rsidRPr="00372D1A">
          <w:rPr>
            <w:rFonts w:eastAsiaTheme="minorEastAsia"/>
            <w:sz w:val="24"/>
            <w:szCs w:val="24"/>
          </w:rPr>
          <w:t>7.30</w:t>
        </w:r>
      </w:ins>
      <w:ins w:id="1926" w:author="Boris Gafurov" w:date="2023-04-30T19:20:00Z">
        <w:r w:rsidR="00372D1A">
          <w:rPr>
            <w:rFonts w:eastAsiaTheme="minorEastAsia"/>
            <w:sz w:val="24"/>
            <w:szCs w:val="24"/>
          </w:rPr>
          <w:t>, 2-</w:t>
        </w:r>
      </w:ins>
      <w:ins w:id="1927" w:author="Boris Gafurov" w:date="2023-04-30T19:19:00Z">
        <w:r w:rsidR="00372D1A">
          <w:rPr>
            <w:rFonts w:eastAsiaTheme="minorEastAsia"/>
            <w:sz w:val="24"/>
            <w:szCs w:val="24"/>
          </w:rPr>
          <w:t xml:space="preserve"> </w:t>
        </w:r>
        <w:r w:rsidR="00372D1A" w:rsidRPr="00372D1A">
          <w:rPr>
            <w:rFonts w:eastAsiaTheme="minorEastAsia"/>
            <w:sz w:val="24"/>
            <w:szCs w:val="24"/>
          </w:rPr>
          <w:t>375.76</w:t>
        </w:r>
        <w:r w:rsidR="00372D1A">
          <w:rPr>
            <w:rFonts w:eastAsiaTheme="minorEastAsia"/>
            <w:sz w:val="24"/>
            <w:szCs w:val="24"/>
          </w:rPr>
          <w:t>+/-</w:t>
        </w:r>
        <w:r w:rsidR="00372D1A" w:rsidRPr="00372D1A">
          <w:rPr>
            <w:rFonts w:eastAsiaTheme="minorEastAsia"/>
            <w:sz w:val="24"/>
            <w:szCs w:val="24"/>
          </w:rPr>
          <w:t>47.5</w:t>
        </w:r>
        <w:r w:rsidR="00372D1A">
          <w:rPr>
            <w:rFonts w:eastAsiaTheme="minorEastAsia"/>
            <w:sz w:val="24"/>
            <w:szCs w:val="24"/>
          </w:rPr>
          <w:t>3 n=</w:t>
        </w:r>
        <w:r w:rsidR="00372D1A" w:rsidRPr="00372D1A">
          <w:rPr>
            <w:rFonts w:eastAsiaTheme="minorEastAsia"/>
            <w:sz w:val="24"/>
            <w:szCs w:val="24"/>
          </w:rPr>
          <w:t>478</w:t>
        </w:r>
        <w:r w:rsidR="00372D1A">
          <w:rPr>
            <w:rFonts w:eastAsiaTheme="minorEastAsia"/>
            <w:sz w:val="24"/>
            <w:szCs w:val="24"/>
          </w:rPr>
          <w:t>, Z score=</w:t>
        </w:r>
        <w:r w:rsidR="00372D1A" w:rsidRPr="00372D1A">
          <w:rPr>
            <w:rFonts w:eastAsiaTheme="minorEastAsia"/>
            <w:sz w:val="24"/>
            <w:szCs w:val="24"/>
          </w:rPr>
          <w:t>6.0</w:t>
        </w:r>
        <w:r w:rsidR="00372D1A">
          <w:rPr>
            <w:rFonts w:eastAsiaTheme="minorEastAsia"/>
            <w:sz w:val="24"/>
            <w:szCs w:val="24"/>
          </w:rPr>
          <w:t>8</w:t>
        </w:r>
      </w:ins>
      <w:ins w:id="1928" w:author="Boris Gafurov" w:date="2023-04-30T19:13:00Z">
        <w:r w:rsidR="00372D1A">
          <w:rPr>
            <w:rFonts w:eastAsiaTheme="minorEastAsia"/>
            <w:sz w:val="24"/>
            <w:szCs w:val="24"/>
          </w:rPr>
          <w:t>)</w:t>
        </w:r>
      </w:ins>
      <w:ins w:id="1929" w:author="Boris Gafurov" w:date="2023-04-30T00:54:00Z">
        <w:r w:rsidR="00F437AC">
          <w:rPr>
            <w:rFonts w:eastAsiaTheme="minorEastAsia"/>
            <w:sz w:val="24"/>
            <w:szCs w:val="24"/>
          </w:rPr>
          <w:t>. C -</w:t>
        </w:r>
        <w:r w:rsidR="00F437AC" w:rsidRPr="008017A7">
          <w:rPr>
            <w:rFonts w:eastAsiaTheme="minorEastAsia"/>
            <w:sz w:val="24"/>
            <w:szCs w:val="24"/>
          </w:rPr>
          <w:t xml:space="preserve">100% </w:t>
        </w:r>
        <w:r w:rsidR="00F437AC">
          <w:rPr>
            <w:rFonts w:eastAsiaTheme="minorEastAsia"/>
            <w:sz w:val="24"/>
            <w:szCs w:val="24"/>
          </w:rPr>
          <w:t>charged device</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foregr</w:t>
        </w:r>
        <w:r w:rsidR="00F437AC">
          <w:rPr>
            <w:rFonts w:eastAsiaTheme="minorEastAsia"/>
            <w:sz w:val="24"/>
            <w:szCs w:val="24"/>
          </w:rPr>
          <w:t>ou</w:t>
        </w:r>
        <w:r w:rsidR="00F437AC" w:rsidRPr="008017A7">
          <w:rPr>
            <w:rFonts w:eastAsiaTheme="minorEastAsia"/>
            <w:sz w:val="24"/>
            <w:szCs w:val="24"/>
          </w:rPr>
          <w:t>nd</w:t>
        </w:r>
      </w:ins>
      <w:ins w:id="1930" w:author="Boris Gafurov" w:date="2023-04-30T19:14:00Z">
        <w:r w:rsidR="00372D1A">
          <w:rPr>
            <w:rFonts w:eastAsiaTheme="minorEastAsia"/>
            <w:sz w:val="24"/>
            <w:szCs w:val="24"/>
          </w:rPr>
          <w:t xml:space="preserve"> (</w:t>
        </w:r>
      </w:ins>
      <w:ins w:id="1931" w:author="Boris Gafurov" w:date="2023-04-30T19:20:00Z">
        <w:r w:rsidR="00372D1A">
          <w:rPr>
            <w:rFonts w:eastAsiaTheme="minorEastAsia"/>
            <w:sz w:val="24"/>
            <w:szCs w:val="24"/>
          </w:rPr>
          <w:t xml:space="preserve">1- </w:t>
        </w:r>
      </w:ins>
      <w:ins w:id="1932" w:author="Boris Gafurov" w:date="2023-04-30T19:19:00Z">
        <w:r w:rsidR="00372D1A" w:rsidRPr="00372D1A">
          <w:rPr>
            <w:rFonts w:eastAsiaTheme="minorEastAsia"/>
            <w:sz w:val="24"/>
            <w:szCs w:val="24"/>
          </w:rPr>
          <w:t>384.1</w:t>
        </w:r>
        <w:r w:rsidR="00372D1A">
          <w:rPr>
            <w:rFonts w:eastAsiaTheme="minorEastAsia"/>
            <w:sz w:val="24"/>
            <w:szCs w:val="24"/>
          </w:rPr>
          <w:t>4+/-</w:t>
        </w:r>
        <w:r w:rsidR="00372D1A" w:rsidRPr="00372D1A">
          <w:rPr>
            <w:rFonts w:eastAsiaTheme="minorEastAsia"/>
            <w:sz w:val="24"/>
            <w:szCs w:val="24"/>
          </w:rPr>
          <w:t>29.91</w:t>
        </w:r>
        <w:r w:rsidR="00372D1A">
          <w:rPr>
            <w:rFonts w:eastAsiaTheme="minorEastAsia"/>
            <w:sz w:val="24"/>
            <w:szCs w:val="24"/>
          </w:rPr>
          <w:t xml:space="preserve"> n=</w:t>
        </w:r>
        <w:r w:rsidR="00372D1A" w:rsidRPr="00372D1A">
          <w:rPr>
            <w:rFonts w:eastAsiaTheme="minorEastAsia"/>
            <w:sz w:val="24"/>
            <w:szCs w:val="24"/>
          </w:rPr>
          <w:t>468</w:t>
        </w:r>
        <w:r w:rsidR="00372D1A">
          <w:rPr>
            <w:rFonts w:eastAsiaTheme="minorEastAsia"/>
            <w:sz w:val="24"/>
            <w:szCs w:val="24"/>
          </w:rPr>
          <w:t>, Z score=</w:t>
        </w:r>
        <w:r w:rsidR="00372D1A" w:rsidRPr="00372D1A">
          <w:rPr>
            <w:rFonts w:eastAsiaTheme="minorEastAsia"/>
            <w:sz w:val="24"/>
            <w:szCs w:val="24"/>
          </w:rPr>
          <w:t>3.69</w:t>
        </w:r>
      </w:ins>
      <w:ins w:id="1933" w:author="Boris Gafurov" w:date="2023-04-30T19:20:00Z">
        <w:r w:rsidR="00372D1A">
          <w:rPr>
            <w:rFonts w:eastAsiaTheme="minorEastAsia"/>
            <w:sz w:val="24"/>
            <w:szCs w:val="24"/>
          </w:rPr>
          <w:t>, 2-</w:t>
        </w:r>
      </w:ins>
      <w:ins w:id="1934" w:author="Boris Gafurov" w:date="2023-04-30T19:19:00Z">
        <w:r w:rsidR="00372D1A">
          <w:rPr>
            <w:rFonts w:eastAsiaTheme="minorEastAsia"/>
            <w:sz w:val="24"/>
            <w:szCs w:val="24"/>
          </w:rPr>
          <w:t xml:space="preserve"> </w:t>
        </w:r>
        <w:r w:rsidR="00372D1A" w:rsidRPr="00372D1A">
          <w:rPr>
            <w:rFonts w:eastAsiaTheme="minorEastAsia"/>
            <w:sz w:val="24"/>
            <w:szCs w:val="24"/>
          </w:rPr>
          <w:t>383.3</w:t>
        </w:r>
        <w:r w:rsidR="00372D1A">
          <w:rPr>
            <w:rFonts w:eastAsiaTheme="minorEastAsia"/>
            <w:sz w:val="24"/>
            <w:szCs w:val="24"/>
          </w:rPr>
          <w:t>2+/-</w:t>
        </w:r>
        <w:r w:rsidR="00372D1A" w:rsidRPr="00372D1A">
          <w:rPr>
            <w:rFonts w:eastAsiaTheme="minorEastAsia"/>
            <w:sz w:val="24"/>
            <w:szCs w:val="24"/>
          </w:rPr>
          <w:t>32.25</w:t>
        </w:r>
        <w:r w:rsidR="00372D1A">
          <w:rPr>
            <w:rFonts w:eastAsiaTheme="minorEastAsia"/>
            <w:sz w:val="24"/>
            <w:szCs w:val="24"/>
          </w:rPr>
          <w:t xml:space="preserve"> n=</w:t>
        </w:r>
        <w:r w:rsidR="00372D1A" w:rsidRPr="00372D1A">
          <w:rPr>
            <w:rFonts w:eastAsiaTheme="minorEastAsia"/>
            <w:sz w:val="24"/>
            <w:szCs w:val="24"/>
          </w:rPr>
          <w:t>469</w:t>
        </w:r>
        <w:r w:rsidR="00372D1A">
          <w:rPr>
            <w:rFonts w:eastAsiaTheme="minorEastAsia"/>
            <w:sz w:val="24"/>
            <w:szCs w:val="24"/>
          </w:rPr>
          <w:t>, Z score=</w:t>
        </w:r>
        <w:r w:rsidR="00372D1A" w:rsidRPr="00372D1A">
          <w:rPr>
            <w:rFonts w:eastAsiaTheme="minorEastAsia"/>
            <w:sz w:val="24"/>
            <w:szCs w:val="24"/>
          </w:rPr>
          <w:t>3.</w:t>
        </w:r>
        <w:r w:rsidR="00372D1A">
          <w:rPr>
            <w:rFonts w:eastAsiaTheme="minorEastAsia"/>
            <w:sz w:val="24"/>
            <w:szCs w:val="24"/>
          </w:rPr>
          <w:t>80</w:t>
        </w:r>
      </w:ins>
      <w:ins w:id="1935" w:author="Boris Gafurov" w:date="2023-04-30T19:14:00Z">
        <w:r w:rsidR="00372D1A">
          <w:rPr>
            <w:rFonts w:eastAsiaTheme="minorEastAsia"/>
            <w:sz w:val="24"/>
            <w:szCs w:val="24"/>
          </w:rPr>
          <w:t>)</w:t>
        </w:r>
      </w:ins>
      <w:ins w:id="1936" w:author="Boris Gafurov" w:date="2023-04-30T00:54:00Z">
        <w:r w:rsidR="00F437AC">
          <w:rPr>
            <w:rFonts w:eastAsiaTheme="minorEastAsia"/>
            <w:sz w:val="24"/>
            <w:szCs w:val="24"/>
          </w:rPr>
          <w:t>, and D when</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backgr</w:t>
        </w:r>
        <w:r w:rsidR="00F437AC">
          <w:rPr>
            <w:rFonts w:eastAsiaTheme="minorEastAsia"/>
            <w:sz w:val="24"/>
            <w:szCs w:val="24"/>
          </w:rPr>
          <w:t>ou</w:t>
        </w:r>
        <w:r w:rsidR="00F437AC" w:rsidRPr="008017A7">
          <w:rPr>
            <w:rFonts w:eastAsiaTheme="minorEastAsia"/>
            <w:sz w:val="24"/>
            <w:szCs w:val="24"/>
          </w:rPr>
          <w:t>nd</w:t>
        </w:r>
      </w:ins>
      <w:ins w:id="1937" w:author="Boris Gafurov" w:date="2023-04-30T19:15:00Z">
        <w:r w:rsidR="00372D1A">
          <w:rPr>
            <w:rFonts w:eastAsiaTheme="minorEastAsia"/>
            <w:sz w:val="24"/>
            <w:szCs w:val="24"/>
          </w:rPr>
          <w:t xml:space="preserve"> (</w:t>
        </w:r>
      </w:ins>
      <w:ins w:id="1938" w:author="Boris Gafurov" w:date="2023-04-30T19:21:00Z">
        <w:r w:rsidR="00372D1A">
          <w:rPr>
            <w:rFonts w:eastAsiaTheme="minorEastAsia"/>
            <w:sz w:val="24"/>
            <w:szCs w:val="24"/>
          </w:rPr>
          <w:t xml:space="preserve">1- </w:t>
        </w:r>
        <w:r w:rsidR="00372D1A" w:rsidRPr="00372D1A">
          <w:rPr>
            <w:rFonts w:eastAsiaTheme="minorEastAsia"/>
            <w:sz w:val="24"/>
            <w:szCs w:val="24"/>
          </w:rPr>
          <w:t>378.</w:t>
        </w:r>
      </w:ins>
      <w:ins w:id="1939" w:author="Boris Gafurov" w:date="2023-04-30T19:29:00Z">
        <w:r w:rsidR="002017F8">
          <w:rPr>
            <w:rFonts w:eastAsiaTheme="minorEastAsia"/>
            <w:sz w:val="24"/>
            <w:szCs w:val="24"/>
          </w:rPr>
          <w:t>90</w:t>
        </w:r>
      </w:ins>
      <w:ins w:id="1940" w:author="Boris Gafurov" w:date="2023-04-30T19:21:00Z">
        <w:r w:rsidR="00372D1A">
          <w:rPr>
            <w:rFonts w:eastAsiaTheme="minorEastAsia"/>
            <w:sz w:val="24"/>
            <w:szCs w:val="24"/>
          </w:rPr>
          <w:t>+/-4</w:t>
        </w:r>
        <w:r w:rsidR="00372D1A" w:rsidRPr="00372D1A">
          <w:rPr>
            <w:rFonts w:eastAsiaTheme="minorEastAsia"/>
            <w:sz w:val="24"/>
            <w:szCs w:val="24"/>
          </w:rPr>
          <w:t>2.15</w:t>
        </w:r>
        <w:r w:rsidR="00372D1A">
          <w:rPr>
            <w:rFonts w:eastAsiaTheme="minorEastAsia"/>
            <w:sz w:val="24"/>
            <w:szCs w:val="24"/>
          </w:rPr>
          <w:t xml:space="preserve"> n=</w:t>
        </w:r>
        <w:r w:rsidR="00372D1A" w:rsidRPr="00372D1A">
          <w:rPr>
            <w:rFonts w:eastAsiaTheme="minorEastAsia"/>
            <w:sz w:val="24"/>
            <w:szCs w:val="24"/>
          </w:rPr>
          <w:t>475</w:t>
        </w:r>
        <w:r w:rsidR="00372D1A">
          <w:rPr>
            <w:rFonts w:eastAsiaTheme="minorEastAsia"/>
            <w:sz w:val="24"/>
            <w:szCs w:val="24"/>
          </w:rPr>
          <w:t>, Z score=</w:t>
        </w:r>
        <w:r w:rsidR="00372D1A" w:rsidRPr="00372D1A">
          <w:rPr>
            <w:rFonts w:eastAsiaTheme="minorEastAsia"/>
            <w:sz w:val="24"/>
            <w:szCs w:val="24"/>
          </w:rPr>
          <w:t>5.35</w:t>
        </w:r>
        <w:r w:rsidR="00372D1A">
          <w:rPr>
            <w:rFonts w:eastAsiaTheme="minorEastAsia"/>
            <w:sz w:val="24"/>
            <w:szCs w:val="24"/>
          </w:rPr>
          <w:t>, 2-</w:t>
        </w:r>
      </w:ins>
      <w:ins w:id="1941" w:author="Boris Gafurov" w:date="2023-04-30T19:22:00Z">
        <w:r w:rsidR="002017F8">
          <w:rPr>
            <w:rFonts w:eastAsiaTheme="minorEastAsia"/>
            <w:sz w:val="24"/>
            <w:szCs w:val="24"/>
          </w:rPr>
          <w:t xml:space="preserve"> </w:t>
        </w:r>
        <w:r w:rsidR="002017F8" w:rsidRPr="002017F8">
          <w:rPr>
            <w:rFonts w:eastAsiaTheme="minorEastAsia"/>
            <w:sz w:val="24"/>
            <w:szCs w:val="24"/>
          </w:rPr>
          <w:t>382.12</w:t>
        </w:r>
        <w:r w:rsidR="002017F8">
          <w:rPr>
            <w:rFonts w:eastAsiaTheme="minorEastAsia"/>
            <w:sz w:val="24"/>
            <w:szCs w:val="24"/>
          </w:rPr>
          <w:t>+/-</w:t>
        </w:r>
        <w:r w:rsidR="002017F8" w:rsidRPr="002017F8">
          <w:rPr>
            <w:rFonts w:eastAsiaTheme="minorEastAsia"/>
            <w:sz w:val="24"/>
            <w:szCs w:val="24"/>
          </w:rPr>
          <w:t>35.2</w:t>
        </w:r>
        <w:r w:rsidR="002017F8">
          <w:rPr>
            <w:rFonts w:eastAsiaTheme="minorEastAsia"/>
            <w:sz w:val="24"/>
            <w:szCs w:val="24"/>
          </w:rPr>
          <w:t>9 n=</w:t>
        </w:r>
        <w:r w:rsidR="002017F8" w:rsidRPr="002017F8">
          <w:rPr>
            <w:rFonts w:eastAsiaTheme="minorEastAsia"/>
            <w:sz w:val="24"/>
            <w:szCs w:val="24"/>
          </w:rPr>
          <w:t>471</w:t>
        </w:r>
        <w:r w:rsidR="002017F8">
          <w:rPr>
            <w:rFonts w:eastAsiaTheme="minorEastAsia"/>
            <w:sz w:val="24"/>
            <w:szCs w:val="24"/>
          </w:rPr>
          <w:t>, Z score=</w:t>
        </w:r>
        <w:r w:rsidR="002017F8" w:rsidRPr="002017F8">
          <w:rPr>
            <w:rFonts w:eastAsiaTheme="minorEastAsia"/>
            <w:sz w:val="24"/>
            <w:szCs w:val="24"/>
          </w:rPr>
          <w:t>4.21</w:t>
        </w:r>
      </w:ins>
      <w:ins w:id="1942" w:author="Boris Gafurov" w:date="2023-04-30T19:15:00Z">
        <w:r w:rsidR="00372D1A">
          <w:rPr>
            <w:rFonts w:eastAsiaTheme="minorEastAsia"/>
            <w:sz w:val="24"/>
            <w:szCs w:val="24"/>
          </w:rPr>
          <w:t>)</w:t>
        </w:r>
      </w:ins>
      <w:ins w:id="1943" w:author="Boris Gafurov" w:date="2023-04-30T00:54:00Z">
        <w:r w:rsidR="00F437AC">
          <w:rPr>
            <w:rFonts w:eastAsiaTheme="minorEastAsia"/>
            <w:sz w:val="24"/>
            <w:szCs w:val="24"/>
          </w:rPr>
          <w:t xml:space="preserve">. E </w:t>
        </w:r>
      </w:ins>
      <w:ins w:id="1944" w:author="Boris Gafurov" w:date="2023-04-30T19:16:00Z">
        <w:r w:rsidR="00372D1A">
          <w:rPr>
            <w:rFonts w:eastAsiaTheme="minorEastAsia"/>
            <w:sz w:val="24"/>
            <w:szCs w:val="24"/>
          </w:rPr>
          <w:t>–</w:t>
        </w:r>
      </w:ins>
      <w:ins w:id="1945" w:author="Boris Gafurov" w:date="2023-04-30T00:54:00Z">
        <w:r w:rsidR="00F437AC">
          <w:rPr>
            <w:rFonts w:eastAsiaTheme="minorEastAsia"/>
            <w:sz w:val="24"/>
            <w:szCs w:val="24"/>
          </w:rPr>
          <w:t xml:space="preserve"> </w:t>
        </w:r>
        <w:r w:rsidR="00F437AC" w:rsidRPr="008017A7">
          <w:rPr>
            <w:rFonts w:eastAsiaTheme="minorEastAsia"/>
            <w:sz w:val="24"/>
            <w:szCs w:val="24"/>
          </w:rPr>
          <w:t xml:space="preserve">10% </w:t>
        </w:r>
        <w:r w:rsidR="00F437AC">
          <w:rPr>
            <w:rFonts w:eastAsiaTheme="minorEastAsia"/>
            <w:sz w:val="24"/>
            <w:szCs w:val="24"/>
          </w:rPr>
          <w:t>charged device</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foregr</w:t>
        </w:r>
        <w:r w:rsidR="00F437AC">
          <w:rPr>
            <w:rFonts w:eastAsiaTheme="minorEastAsia"/>
            <w:sz w:val="24"/>
            <w:szCs w:val="24"/>
          </w:rPr>
          <w:t>ou</w:t>
        </w:r>
        <w:r w:rsidR="00F437AC" w:rsidRPr="008017A7">
          <w:rPr>
            <w:rFonts w:eastAsiaTheme="minorEastAsia"/>
            <w:sz w:val="24"/>
            <w:szCs w:val="24"/>
          </w:rPr>
          <w:t>nd</w:t>
        </w:r>
      </w:ins>
      <w:ins w:id="1946" w:author="Boris Gafurov" w:date="2023-04-30T19:16:00Z">
        <w:r w:rsidR="00372D1A">
          <w:rPr>
            <w:rFonts w:eastAsiaTheme="minorEastAsia"/>
            <w:sz w:val="24"/>
            <w:szCs w:val="24"/>
          </w:rPr>
          <w:t xml:space="preserve"> (</w:t>
        </w:r>
      </w:ins>
      <w:ins w:id="1947" w:author="Boris Gafurov" w:date="2023-04-30T19:24:00Z">
        <w:r w:rsidR="002017F8">
          <w:rPr>
            <w:rFonts w:eastAsiaTheme="minorEastAsia"/>
            <w:sz w:val="24"/>
            <w:szCs w:val="24"/>
          </w:rPr>
          <w:t xml:space="preserve">1- </w:t>
        </w:r>
      </w:ins>
      <w:ins w:id="1948" w:author="Boris Gafurov" w:date="2023-04-30T19:23:00Z">
        <w:r w:rsidR="002017F8" w:rsidRPr="002017F8">
          <w:rPr>
            <w:rFonts w:eastAsiaTheme="minorEastAsia"/>
            <w:sz w:val="24"/>
            <w:szCs w:val="24"/>
          </w:rPr>
          <w:t>378.1</w:t>
        </w:r>
        <w:r w:rsidR="002017F8">
          <w:rPr>
            <w:rFonts w:eastAsiaTheme="minorEastAsia"/>
            <w:sz w:val="24"/>
            <w:szCs w:val="24"/>
          </w:rPr>
          <w:t>4+/-</w:t>
        </w:r>
        <w:r w:rsidR="002017F8" w:rsidRPr="002017F8">
          <w:rPr>
            <w:rFonts w:eastAsiaTheme="minorEastAsia"/>
            <w:sz w:val="24"/>
            <w:szCs w:val="24"/>
          </w:rPr>
          <w:t>43.72</w:t>
        </w:r>
        <w:r w:rsidR="002017F8">
          <w:rPr>
            <w:rFonts w:eastAsiaTheme="minorEastAsia"/>
            <w:sz w:val="24"/>
            <w:szCs w:val="24"/>
          </w:rPr>
          <w:t xml:space="preserve"> n=</w:t>
        </w:r>
        <w:r w:rsidR="002017F8" w:rsidRPr="002017F8">
          <w:rPr>
            <w:rFonts w:eastAsiaTheme="minorEastAsia"/>
            <w:sz w:val="24"/>
            <w:szCs w:val="24"/>
          </w:rPr>
          <w:t>476</w:t>
        </w:r>
        <w:r w:rsidR="002017F8">
          <w:rPr>
            <w:rFonts w:eastAsiaTheme="minorEastAsia"/>
            <w:sz w:val="24"/>
            <w:szCs w:val="24"/>
          </w:rPr>
          <w:t>, Z score=</w:t>
        </w:r>
        <w:r w:rsidR="002017F8" w:rsidRPr="002017F8">
          <w:rPr>
            <w:rFonts w:eastAsiaTheme="minorEastAsia"/>
            <w:sz w:val="24"/>
            <w:szCs w:val="24"/>
          </w:rPr>
          <w:t>5.54</w:t>
        </w:r>
      </w:ins>
      <w:ins w:id="1949" w:author="Boris Gafurov" w:date="2023-04-30T19:24:00Z">
        <w:r w:rsidR="002017F8">
          <w:rPr>
            <w:rFonts w:eastAsiaTheme="minorEastAsia"/>
            <w:sz w:val="24"/>
            <w:szCs w:val="24"/>
          </w:rPr>
          <w:t>, 2- 378.33</w:t>
        </w:r>
      </w:ins>
      <w:ins w:id="1950" w:author="Boris Gafurov" w:date="2023-04-30T19:25:00Z">
        <w:r w:rsidR="002017F8">
          <w:rPr>
            <w:rFonts w:eastAsiaTheme="minorEastAsia"/>
            <w:sz w:val="24"/>
            <w:szCs w:val="24"/>
          </w:rPr>
          <w:t>+/-</w:t>
        </w:r>
      </w:ins>
      <w:ins w:id="1951" w:author="Boris Gafurov" w:date="2023-04-30T19:24:00Z">
        <w:r w:rsidR="002017F8" w:rsidRPr="002017F8">
          <w:rPr>
            <w:rFonts w:eastAsiaTheme="minorEastAsia"/>
            <w:sz w:val="24"/>
            <w:szCs w:val="24"/>
          </w:rPr>
          <w:t>43.13</w:t>
        </w:r>
      </w:ins>
      <w:ins w:id="1952" w:author="Boris Gafurov" w:date="2023-04-30T19:25:00Z">
        <w:r w:rsidR="002017F8">
          <w:rPr>
            <w:rFonts w:eastAsiaTheme="minorEastAsia"/>
            <w:sz w:val="24"/>
            <w:szCs w:val="24"/>
          </w:rPr>
          <w:t xml:space="preserve"> n=</w:t>
        </w:r>
      </w:ins>
      <w:ins w:id="1953" w:author="Boris Gafurov" w:date="2023-04-30T19:24:00Z">
        <w:r w:rsidR="002017F8" w:rsidRPr="002017F8">
          <w:rPr>
            <w:rFonts w:eastAsiaTheme="minorEastAsia"/>
            <w:sz w:val="24"/>
            <w:szCs w:val="24"/>
          </w:rPr>
          <w:t>476</w:t>
        </w:r>
      </w:ins>
      <w:ins w:id="1954" w:author="Boris Gafurov" w:date="2023-04-30T19:25:00Z">
        <w:r w:rsidR="002017F8">
          <w:rPr>
            <w:rFonts w:eastAsiaTheme="minorEastAsia"/>
            <w:sz w:val="24"/>
            <w:szCs w:val="24"/>
          </w:rPr>
          <w:t>, Z score=</w:t>
        </w:r>
      </w:ins>
      <w:ins w:id="1955" w:author="Boris Gafurov" w:date="2023-04-30T19:24:00Z">
        <w:r w:rsidR="002017F8" w:rsidRPr="002017F8">
          <w:rPr>
            <w:rFonts w:eastAsiaTheme="minorEastAsia"/>
            <w:sz w:val="24"/>
            <w:szCs w:val="24"/>
          </w:rPr>
          <w:t>5.38</w:t>
        </w:r>
      </w:ins>
      <w:ins w:id="1956" w:author="Boris Gafurov" w:date="2023-04-30T19:16:00Z">
        <w:r w:rsidR="00372D1A">
          <w:rPr>
            <w:rFonts w:eastAsiaTheme="minorEastAsia"/>
            <w:sz w:val="24"/>
            <w:szCs w:val="24"/>
          </w:rPr>
          <w:t>)</w:t>
        </w:r>
      </w:ins>
      <w:ins w:id="1957" w:author="Boris Gafurov" w:date="2023-04-30T00:54:00Z">
        <w:r w:rsidR="00F437AC">
          <w:rPr>
            <w:rFonts w:eastAsiaTheme="minorEastAsia"/>
            <w:sz w:val="24"/>
            <w:szCs w:val="24"/>
          </w:rPr>
          <w:t xml:space="preserve">, and F when </w:t>
        </w:r>
        <w:r w:rsidR="00F437AC" w:rsidRPr="008017A7">
          <w:rPr>
            <w:rFonts w:eastAsiaTheme="minorEastAsia"/>
            <w:sz w:val="24"/>
            <w:szCs w:val="24"/>
          </w:rPr>
          <w:t xml:space="preserve">app </w:t>
        </w:r>
        <w:r w:rsidR="00F437AC">
          <w:rPr>
            <w:rFonts w:eastAsiaTheme="minorEastAsia"/>
            <w:sz w:val="24"/>
            <w:szCs w:val="24"/>
          </w:rPr>
          <w:t xml:space="preserve">is </w:t>
        </w:r>
        <w:r w:rsidR="00F437AC" w:rsidRPr="008017A7">
          <w:rPr>
            <w:rFonts w:eastAsiaTheme="minorEastAsia"/>
            <w:sz w:val="24"/>
            <w:szCs w:val="24"/>
          </w:rPr>
          <w:t>in backgr</w:t>
        </w:r>
        <w:r w:rsidR="00F437AC">
          <w:rPr>
            <w:rFonts w:eastAsiaTheme="minorEastAsia"/>
            <w:sz w:val="24"/>
            <w:szCs w:val="24"/>
          </w:rPr>
          <w:t>ou</w:t>
        </w:r>
        <w:r w:rsidR="00F437AC" w:rsidRPr="008017A7">
          <w:rPr>
            <w:rFonts w:eastAsiaTheme="minorEastAsia"/>
            <w:sz w:val="24"/>
            <w:szCs w:val="24"/>
          </w:rPr>
          <w:t>nd</w:t>
        </w:r>
      </w:ins>
      <w:ins w:id="1958" w:author="Boris Gafurov" w:date="2023-04-30T19:17:00Z">
        <w:r w:rsidR="00372D1A">
          <w:rPr>
            <w:rFonts w:eastAsiaTheme="minorEastAsia"/>
            <w:sz w:val="24"/>
            <w:szCs w:val="24"/>
          </w:rPr>
          <w:t xml:space="preserve"> (</w:t>
        </w:r>
      </w:ins>
      <w:ins w:id="1959" w:author="Boris Gafurov" w:date="2023-04-30T19:26:00Z">
        <w:r w:rsidR="002017F8">
          <w:rPr>
            <w:rFonts w:eastAsiaTheme="minorEastAsia"/>
            <w:sz w:val="24"/>
            <w:szCs w:val="24"/>
          </w:rPr>
          <w:t xml:space="preserve">1- </w:t>
        </w:r>
      </w:ins>
      <w:ins w:id="1960" w:author="Boris Gafurov" w:date="2023-04-30T19:25:00Z">
        <w:r w:rsidR="002017F8" w:rsidRPr="002017F8">
          <w:rPr>
            <w:rFonts w:eastAsiaTheme="minorEastAsia"/>
            <w:sz w:val="24"/>
            <w:szCs w:val="24"/>
          </w:rPr>
          <w:t>378.</w:t>
        </w:r>
        <w:r w:rsidR="002017F8">
          <w:rPr>
            <w:rFonts w:eastAsiaTheme="minorEastAsia"/>
            <w:sz w:val="24"/>
            <w:szCs w:val="24"/>
          </w:rPr>
          <w:t>94+/-</w:t>
        </w:r>
        <w:r w:rsidR="002017F8" w:rsidRPr="002017F8">
          <w:rPr>
            <w:rFonts w:eastAsiaTheme="minorEastAsia"/>
            <w:sz w:val="24"/>
            <w:szCs w:val="24"/>
          </w:rPr>
          <w:t>42.16</w:t>
        </w:r>
      </w:ins>
      <w:ins w:id="1961" w:author="Boris Gafurov" w:date="2023-04-30T19:26:00Z">
        <w:r w:rsidR="002017F8">
          <w:rPr>
            <w:rFonts w:eastAsiaTheme="minorEastAsia"/>
            <w:sz w:val="24"/>
            <w:szCs w:val="24"/>
          </w:rPr>
          <w:t xml:space="preserve"> </w:t>
        </w:r>
      </w:ins>
      <w:ins w:id="1962" w:author="Boris Gafurov" w:date="2023-04-30T19:25:00Z">
        <w:r w:rsidR="002017F8">
          <w:rPr>
            <w:rFonts w:eastAsiaTheme="minorEastAsia"/>
            <w:sz w:val="24"/>
            <w:szCs w:val="24"/>
          </w:rPr>
          <w:t>n=</w:t>
        </w:r>
        <w:r w:rsidR="002017F8" w:rsidRPr="002017F8">
          <w:rPr>
            <w:rFonts w:eastAsiaTheme="minorEastAsia"/>
            <w:sz w:val="24"/>
            <w:szCs w:val="24"/>
          </w:rPr>
          <w:t>475</w:t>
        </w:r>
      </w:ins>
      <w:ins w:id="1963" w:author="Boris Gafurov" w:date="2023-04-30T19:26:00Z">
        <w:r w:rsidR="002017F8">
          <w:rPr>
            <w:rFonts w:eastAsiaTheme="minorEastAsia"/>
            <w:sz w:val="24"/>
            <w:szCs w:val="24"/>
          </w:rPr>
          <w:t>, Z score=</w:t>
        </w:r>
      </w:ins>
      <w:ins w:id="1964" w:author="Boris Gafurov" w:date="2023-04-30T19:25:00Z">
        <w:r w:rsidR="002017F8" w:rsidRPr="002017F8">
          <w:rPr>
            <w:rFonts w:eastAsiaTheme="minorEastAsia"/>
            <w:sz w:val="24"/>
            <w:szCs w:val="24"/>
          </w:rPr>
          <w:t>5.3</w:t>
        </w:r>
      </w:ins>
      <w:ins w:id="1965" w:author="Boris Gafurov" w:date="2023-04-30T19:26:00Z">
        <w:r w:rsidR="002017F8">
          <w:rPr>
            <w:rFonts w:eastAsiaTheme="minorEastAsia"/>
            <w:sz w:val="24"/>
            <w:szCs w:val="24"/>
          </w:rPr>
          <w:t xml:space="preserve">3, 2- </w:t>
        </w:r>
        <w:r w:rsidR="002017F8" w:rsidRPr="002017F8">
          <w:rPr>
            <w:rFonts w:eastAsiaTheme="minorEastAsia"/>
            <w:sz w:val="24"/>
            <w:szCs w:val="24"/>
          </w:rPr>
          <w:t>379.</w:t>
        </w:r>
        <w:r w:rsidR="002017F8">
          <w:rPr>
            <w:rFonts w:eastAsiaTheme="minorEastAsia"/>
            <w:sz w:val="24"/>
            <w:szCs w:val="24"/>
          </w:rPr>
          <w:t>75+/-</w:t>
        </w:r>
        <w:r w:rsidR="002017F8" w:rsidRPr="002017F8">
          <w:rPr>
            <w:rFonts w:eastAsiaTheme="minorEastAsia"/>
            <w:sz w:val="24"/>
            <w:szCs w:val="24"/>
          </w:rPr>
          <w:t>40.16</w:t>
        </w:r>
      </w:ins>
      <w:ins w:id="1966" w:author="Boris Gafurov" w:date="2023-04-30T19:27:00Z">
        <w:r w:rsidR="002017F8">
          <w:rPr>
            <w:rFonts w:eastAsiaTheme="minorEastAsia"/>
            <w:sz w:val="24"/>
            <w:szCs w:val="24"/>
          </w:rPr>
          <w:t xml:space="preserve"> </w:t>
        </w:r>
      </w:ins>
      <w:ins w:id="1967" w:author="Boris Gafurov" w:date="2023-04-30T19:26:00Z">
        <w:r w:rsidR="002017F8">
          <w:rPr>
            <w:rFonts w:eastAsiaTheme="minorEastAsia"/>
            <w:sz w:val="24"/>
            <w:szCs w:val="24"/>
          </w:rPr>
          <w:t>n=</w:t>
        </w:r>
        <w:r w:rsidR="002017F8" w:rsidRPr="002017F8">
          <w:rPr>
            <w:rFonts w:eastAsiaTheme="minorEastAsia"/>
            <w:sz w:val="24"/>
            <w:szCs w:val="24"/>
          </w:rPr>
          <w:t>475</w:t>
        </w:r>
      </w:ins>
      <w:ins w:id="1968" w:author="Boris Gafurov" w:date="2023-04-30T19:27:00Z">
        <w:r w:rsidR="002017F8">
          <w:rPr>
            <w:rFonts w:eastAsiaTheme="minorEastAsia"/>
            <w:sz w:val="24"/>
            <w:szCs w:val="24"/>
          </w:rPr>
          <w:t>, Z score=</w:t>
        </w:r>
      </w:ins>
      <w:ins w:id="1969" w:author="Boris Gafurov" w:date="2023-04-30T19:26:00Z">
        <w:r w:rsidR="002017F8" w:rsidRPr="002017F8">
          <w:rPr>
            <w:rFonts w:eastAsiaTheme="minorEastAsia"/>
            <w:sz w:val="24"/>
            <w:szCs w:val="24"/>
          </w:rPr>
          <w:t>5.0</w:t>
        </w:r>
      </w:ins>
      <w:ins w:id="1970" w:author="Boris Gafurov" w:date="2023-04-30T19:27:00Z">
        <w:r w:rsidR="002017F8">
          <w:rPr>
            <w:rFonts w:eastAsiaTheme="minorEastAsia"/>
            <w:sz w:val="24"/>
            <w:szCs w:val="24"/>
          </w:rPr>
          <w:t>1</w:t>
        </w:r>
      </w:ins>
      <w:ins w:id="1971" w:author="Boris Gafurov" w:date="2023-04-30T19:17:00Z">
        <w:r w:rsidR="00372D1A">
          <w:rPr>
            <w:rFonts w:eastAsiaTheme="minorEastAsia"/>
            <w:sz w:val="24"/>
            <w:szCs w:val="24"/>
          </w:rPr>
          <w:t>)</w:t>
        </w:r>
      </w:ins>
      <w:ins w:id="1972" w:author="Boris Gafurov" w:date="2023-04-30T00:54:00Z">
        <w:r w:rsidR="00F437AC">
          <w:rPr>
            <w:rFonts w:eastAsiaTheme="minorEastAsia"/>
            <w:sz w:val="24"/>
            <w:szCs w:val="24"/>
          </w:rPr>
          <w:t xml:space="preserve">. G - </w:t>
        </w:r>
        <w:r w:rsidR="00F437AC" w:rsidRPr="008017A7">
          <w:rPr>
            <w:rFonts w:eastAsiaTheme="minorEastAsia"/>
            <w:sz w:val="24"/>
            <w:szCs w:val="24"/>
          </w:rPr>
          <w:t xml:space="preserve">100% </w:t>
        </w:r>
        <w:r w:rsidR="00F437AC">
          <w:rPr>
            <w:rFonts w:eastAsiaTheme="minorEastAsia"/>
            <w:sz w:val="24"/>
            <w:szCs w:val="24"/>
          </w:rPr>
          <w:t>charged device</w:t>
        </w:r>
        <w:r w:rsidR="00F437AC" w:rsidRPr="008017A7">
          <w:rPr>
            <w:rFonts w:eastAsiaTheme="minorEastAsia"/>
            <w:sz w:val="24"/>
            <w:szCs w:val="24"/>
          </w:rPr>
          <w:t xml:space="preserve">, </w:t>
        </w:r>
        <w:r w:rsidR="00F437AC">
          <w:rPr>
            <w:rFonts w:eastAsiaTheme="minorEastAsia"/>
            <w:sz w:val="24"/>
            <w:szCs w:val="24"/>
          </w:rPr>
          <w:t xml:space="preserve">CPU is in </w:t>
        </w:r>
        <w:r w:rsidR="00F437AC" w:rsidRPr="008017A7">
          <w:rPr>
            <w:rFonts w:eastAsiaTheme="minorEastAsia"/>
            <w:sz w:val="24"/>
            <w:szCs w:val="24"/>
          </w:rPr>
          <w:t>hi</w:t>
        </w:r>
        <w:r w:rsidR="00F437AC">
          <w:rPr>
            <w:rFonts w:eastAsiaTheme="minorEastAsia"/>
            <w:sz w:val="24"/>
            <w:szCs w:val="24"/>
          </w:rPr>
          <w:t>gh</w:t>
        </w:r>
        <w:r w:rsidR="00F437AC" w:rsidRPr="008017A7">
          <w:rPr>
            <w:rFonts w:eastAsiaTheme="minorEastAsia"/>
            <w:sz w:val="24"/>
            <w:szCs w:val="24"/>
          </w:rPr>
          <w:t xml:space="preserve"> load, app </w:t>
        </w:r>
        <w:r w:rsidR="00F437AC">
          <w:rPr>
            <w:rFonts w:eastAsiaTheme="minorEastAsia"/>
            <w:sz w:val="24"/>
            <w:szCs w:val="24"/>
          </w:rPr>
          <w:t xml:space="preserve">is </w:t>
        </w:r>
        <w:r w:rsidR="00F437AC" w:rsidRPr="008017A7">
          <w:rPr>
            <w:rFonts w:eastAsiaTheme="minorEastAsia"/>
            <w:sz w:val="24"/>
            <w:szCs w:val="24"/>
          </w:rPr>
          <w:t>in b</w:t>
        </w:r>
        <w:r w:rsidR="00F437AC">
          <w:rPr>
            <w:rFonts w:eastAsiaTheme="minorEastAsia"/>
            <w:sz w:val="24"/>
            <w:szCs w:val="24"/>
          </w:rPr>
          <w:t>ackground</w:t>
        </w:r>
      </w:ins>
      <w:ins w:id="1973" w:author="Boris Gafurov" w:date="2023-04-30T19:27:00Z">
        <w:r w:rsidR="002017F8">
          <w:rPr>
            <w:rFonts w:eastAsiaTheme="minorEastAsia"/>
            <w:sz w:val="24"/>
            <w:szCs w:val="24"/>
          </w:rPr>
          <w:t xml:space="preserve"> (1- </w:t>
        </w:r>
        <w:r w:rsidR="002017F8" w:rsidRPr="002017F8">
          <w:rPr>
            <w:rFonts w:eastAsiaTheme="minorEastAsia"/>
            <w:sz w:val="24"/>
            <w:szCs w:val="24"/>
          </w:rPr>
          <w:t>389.2</w:t>
        </w:r>
      </w:ins>
      <w:ins w:id="1974" w:author="Boris Gafurov" w:date="2023-04-30T19:28:00Z">
        <w:r w:rsidR="002017F8">
          <w:rPr>
            <w:rFonts w:eastAsiaTheme="minorEastAsia"/>
            <w:sz w:val="24"/>
            <w:szCs w:val="24"/>
          </w:rPr>
          <w:t xml:space="preserve">5+/-0.90 n=462, 2- </w:t>
        </w:r>
      </w:ins>
      <w:ins w:id="1975" w:author="Boris Gafurov" w:date="2023-04-30T19:27:00Z">
        <w:r w:rsidR="002017F8" w:rsidRPr="002017F8">
          <w:rPr>
            <w:rFonts w:eastAsiaTheme="minorEastAsia"/>
            <w:sz w:val="24"/>
            <w:szCs w:val="24"/>
          </w:rPr>
          <w:t>389.03</w:t>
        </w:r>
      </w:ins>
      <w:ins w:id="1976" w:author="Boris Gafurov" w:date="2023-04-30T19:28:00Z">
        <w:r w:rsidR="002017F8">
          <w:rPr>
            <w:rFonts w:eastAsiaTheme="minorEastAsia"/>
            <w:sz w:val="24"/>
            <w:szCs w:val="24"/>
          </w:rPr>
          <w:t>+/-4.</w:t>
        </w:r>
      </w:ins>
      <w:ins w:id="1977" w:author="Boris Gafurov" w:date="2023-04-30T19:29:00Z">
        <w:r w:rsidR="002017F8">
          <w:rPr>
            <w:rFonts w:eastAsiaTheme="minorEastAsia"/>
            <w:sz w:val="24"/>
            <w:szCs w:val="24"/>
          </w:rPr>
          <w:t>61 n=463).</w:t>
        </w:r>
      </w:ins>
    </w:p>
    <w:p w14:paraId="18E62F70" w14:textId="77777777" w:rsidR="00F437AC" w:rsidRDefault="00F437AC" w:rsidP="6A7CCFFD">
      <w:pPr>
        <w:rPr>
          <w:ins w:id="1978" w:author="Boris Gafurov" w:date="2023-04-30T19:33:00Z"/>
          <w:rFonts w:eastAsiaTheme="minorEastAsia"/>
          <w:b/>
          <w:bCs/>
          <w:sz w:val="24"/>
          <w:szCs w:val="24"/>
        </w:rPr>
      </w:pPr>
    </w:p>
    <w:p w14:paraId="2E46FFD7" w14:textId="77777777" w:rsidR="001B3C8B" w:rsidRPr="00F3207C" w:rsidRDefault="001B3C8B" w:rsidP="001B3C8B">
      <w:pPr>
        <w:rPr>
          <w:ins w:id="1979" w:author="Boris Gafurov" w:date="2023-04-30T19:35:00Z"/>
          <w:rFonts w:eastAsiaTheme="minorEastAsia"/>
          <w:b/>
          <w:bCs/>
          <w:sz w:val="24"/>
          <w:szCs w:val="24"/>
        </w:rPr>
      </w:pPr>
      <w:ins w:id="1980" w:author="Boris Gafurov" w:date="2023-04-30T19:35:00Z">
        <w:r w:rsidRPr="00F3207C">
          <w:rPr>
            <w:rFonts w:eastAsiaTheme="minorEastAsia"/>
            <w:b/>
            <w:bCs/>
            <w:sz w:val="24"/>
            <w:szCs w:val="24"/>
          </w:rPr>
          <w:t>Device movement</w:t>
        </w:r>
      </w:ins>
    </w:p>
    <w:p w14:paraId="74D19639" w14:textId="26FD9027" w:rsidR="001B3C8B" w:rsidRDefault="001B3C8B" w:rsidP="001B3C8B">
      <w:pPr>
        <w:rPr>
          <w:ins w:id="1981" w:author="Boris Gafurov" w:date="2023-04-30T19:35:00Z"/>
          <w:rFonts w:eastAsiaTheme="minorEastAsia"/>
          <w:sz w:val="24"/>
          <w:szCs w:val="24"/>
        </w:rPr>
      </w:pPr>
      <w:ins w:id="1982" w:author="Boris Gafurov" w:date="2023-04-30T19:36:00Z">
        <w:r>
          <w:rPr>
            <w:rFonts w:eastAsiaTheme="minorEastAsia"/>
            <w:sz w:val="24"/>
            <w:szCs w:val="24"/>
          </w:rPr>
          <w:t xml:space="preserve">When </w:t>
        </w:r>
      </w:ins>
      <w:ins w:id="1983" w:author="Boris Gafurov" w:date="2023-04-30T19:35:00Z">
        <w:r>
          <w:rPr>
            <w:rFonts w:eastAsiaTheme="minorEastAsia"/>
            <w:sz w:val="24"/>
            <w:szCs w:val="24"/>
          </w:rPr>
          <w:t>Samsung S22</w:t>
        </w:r>
      </w:ins>
      <w:ins w:id="1984" w:author="Boris Gafurov" w:date="2023-04-30T19:37:00Z">
        <w:r>
          <w:rPr>
            <w:rFonts w:eastAsiaTheme="minorEastAsia"/>
            <w:sz w:val="24"/>
            <w:szCs w:val="24"/>
          </w:rPr>
          <w:t xml:space="preserve"> device,</w:t>
        </w:r>
      </w:ins>
      <w:ins w:id="1985" w:author="Boris Gafurov" w:date="2023-04-30T19:35:00Z">
        <w:r>
          <w:rPr>
            <w:rFonts w:eastAsiaTheme="minorEastAsia"/>
            <w:sz w:val="24"/>
            <w:szCs w:val="24"/>
          </w:rPr>
          <w:t xml:space="preserve"> </w:t>
        </w:r>
      </w:ins>
      <w:proofErr w:type="gramStart"/>
      <w:ins w:id="1986" w:author="Boris Gafurov" w:date="2023-04-30T19:36:00Z">
        <w:r>
          <w:rPr>
            <w:rFonts w:eastAsiaTheme="minorEastAsia"/>
            <w:sz w:val="24"/>
            <w:szCs w:val="24"/>
          </w:rPr>
          <w:t>similar to</w:t>
        </w:r>
        <w:proofErr w:type="gramEnd"/>
        <w:r>
          <w:rPr>
            <w:rFonts w:eastAsiaTheme="minorEastAsia"/>
            <w:sz w:val="24"/>
            <w:szCs w:val="24"/>
          </w:rPr>
          <w:t xml:space="preserve"> Google Pixel 6a</w:t>
        </w:r>
      </w:ins>
      <w:ins w:id="1987" w:author="Boris Gafurov" w:date="2023-04-30T20:38:00Z">
        <w:r w:rsidR="00EE4363">
          <w:rPr>
            <w:rFonts w:eastAsiaTheme="minorEastAsia"/>
            <w:sz w:val="24"/>
            <w:szCs w:val="24"/>
          </w:rPr>
          <w:t xml:space="preserve"> </w:t>
        </w:r>
      </w:ins>
      <w:ins w:id="1988" w:author="Boris Gafurov" w:date="2023-04-30T19:36:00Z">
        <w:r>
          <w:rPr>
            <w:rFonts w:eastAsiaTheme="minorEastAsia"/>
            <w:sz w:val="24"/>
            <w:szCs w:val="24"/>
          </w:rPr>
          <w:t>described</w:t>
        </w:r>
      </w:ins>
      <w:ins w:id="1989" w:author="Boris Gafurov" w:date="2023-04-30T19:35:00Z">
        <w:r>
          <w:rPr>
            <w:rFonts w:eastAsiaTheme="minorEastAsia"/>
            <w:sz w:val="24"/>
            <w:szCs w:val="24"/>
          </w:rPr>
          <w:t xml:space="preserve"> above</w:t>
        </w:r>
      </w:ins>
      <w:ins w:id="1990" w:author="Boris Gafurov" w:date="2023-04-30T19:36:00Z">
        <w:r>
          <w:rPr>
            <w:rFonts w:eastAsiaTheme="minorEastAsia"/>
            <w:sz w:val="24"/>
            <w:szCs w:val="24"/>
          </w:rPr>
          <w:t>,</w:t>
        </w:r>
      </w:ins>
      <w:ins w:id="1991" w:author="Boris Gafurov" w:date="2023-04-30T19:35:00Z">
        <w:r>
          <w:rPr>
            <w:rFonts w:eastAsiaTheme="minorEastAsia"/>
            <w:sz w:val="24"/>
            <w:szCs w:val="24"/>
          </w:rPr>
          <w:t xml:space="preserve"> was asleep, we </w:t>
        </w:r>
      </w:ins>
      <w:ins w:id="1992" w:author="Boris Gafurov" w:date="2023-04-30T19:37:00Z">
        <w:r>
          <w:rPr>
            <w:rFonts w:eastAsiaTheme="minorEastAsia"/>
            <w:sz w:val="24"/>
            <w:szCs w:val="24"/>
          </w:rPr>
          <w:t>documented</w:t>
        </w:r>
      </w:ins>
      <w:ins w:id="1993" w:author="Boris Gafurov" w:date="2023-04-30T19:35:00Z">
        <w:r>
          <w:rPr>
            <w:rFonts w:eastAsiaTheme="minorEastAsia"/>
            <w:sz w:val="24"/>
            <w:szCs w:val="24"/>
          </w:rPr>
          <w:t xml:space="preserve"> the greatest increases in the intervals between the </w:t>
        </w:r>
      </w:ins>
      <w:ins w:id="1994" w:author="Boris Gafurov" w:date="2023-04-30T19:38:00Z">
        <w:r>
          <w:rPr>
            <w:rFonts w:eastAsiaTheme="minorEastAsia"/>
            <w:sz w:val="24"/>
            <w:szCs w:val="24"/>
          </w:rPr>
          <w:t>readings</w:t>
        </w:r>
      </w:ins>
      <w:ins w:id="1995" w:author="Boris Gafurov" w:date="2023-04-30T19:35:00Z">
        <w:r>
          <w:rPr>
            <w:rFonts w:eastAsiaTheme="minorEastAsia"/>
            <w:sz w:val="24"/>
            <w:szCs w:val="24"/>
          </w:rPr>
          <w:t xml:space="preserve">. </w:t>
        </w:r>
      </w:ins>
      <w:ins w:id="1996" w:author="Boris Gafurov" w:date="2023-04-30T19:39:00Z">
        <w:r>
          <w:rPr>
            <w:rFonts w:eastAsiaTheme="minorEastAsia"/>
            <w:sz w:val="24"/>
            <w:szCs w:val="24"/>
          </w:rPr>
          <w:t xml:space="preserve">Since there were differences found between stationary and </w:t>
        </w:r>
      </w:ins>
      <w:ins w:id="1997" w:author="Boris Gafurov" w:date="2023-04-30T19:40:00Z">
        <w:r>
          <w:rPr>
            <w:rFonts w:eastAsiaTheme="minorEastAsia"/>
            <w:sz w:val="24"/>
            <w:szCs w:val="24"/>
          </w:rPr>
          <w:t>moving Pixel 6a device, we</w:t>
        </w:r>
      </w:ins>
      <w:ins w:id="1998" w:author="Boris Gafurov" w:date="2023-04-30T19:35:00Z">
        <w:r>
          <w:rPr>
            <w:rFonts w:eastAsiaTheme="minorEastAsia"/>
            <w:sz w:val="24"/>
            <w:szCs w:val="24"/>
          </w:rPr>
          <w:t xml:space="preserve"> </w:t>
        </w:r>
      </w:ins>
      <w:ins w:id="1999" w:author="Boris Gafurov" w:date="2023-04-30T19:40:00Z">
        <w:r>
          <w:rPr>
            <w:rFonts w:eastAsiaTheme="minorEastAsia"/>
            <w:sz w:val="24"/>
            <w:szCs w:val="24"/>
          </w:rPr>
          <w:t xml:space="preserve">repeated the same experiments using the same </w:t>
        </w:r>
      </w:ins>
      <w:ins w:id="2000" w:author="Boris Gafurov" w:date="2023-04-30T19:41:00Z">
        <w:r>
          <w:rPr>
            <w:rFonts w:eastAsiaTheme="minorEastAsia"/>
            <w:sz w:val="24"/>
            <w:szCs w:val="24"/>
          </w:rPr>
          <w:t xml:space="preserve">trajectory </w:t>
        </w:r>
      </w:ins>
      <w:ins w:id="2001" w:author="Boris Gafurov" w:date="2023-04-30T19:42:00Z">
        <w:r>
          <w:rPr>
            <w:rFonts w:eastAsiaTheme="minorEastAsia"/>
            <w:sz w:val="24"/>
            <w:szCs w:val="24"/>
          </w:rPr>
          <w:t>with the help of</w:t>
        </w:r>
      </w:ins>
      <w:ins w:id="2002" w:author="Boris Gafurov" w:date="2023-04-30T19:41:00Z">
        <w:r>
          <w:rPr>
            <w:rFonts w:eastAsiaTheme="minorEastAsia"/>
            <w:sz w:val="24"/>
            <w:szCs w:val="24"/>
          </w:rPr>
          <w:t xml:space="preserve"> </w:t>
        </w:r>
      </w:ins>
      <w:ins w:id="2003" w:author="Boris Gafurov" w:date="2023-04-30T19:35:00Z">
        <w:r>
          <w:rPr>
            <w:rFonts w:eastAsiaTheme="minorEastAsia"/>
            <w:sz w:val="24"/>
            <w:szCs w:val="24"/>
          </w:rPr>
          <w:t>robotic arm from Elephant Robotics</w:t>
        </w:r>
      </w:ins>
      <w:ins w:id="2004" w:author="Boris Gafurov" w:date="2023-04-30T19:42:00Z">
        <w:r w:rsidR="00175813">
          <w:rPr>
            <w:rFonts w:eastAsiaTheme="minorEastAsia"/>
            <w:sz w:val="24"/>
            <w:szCs w:val="24"/>
          </w:rPr>
          <w:t xml:space="preserve"> </w:t>
        </w:r>
      </w:ins>
      <w:ins w:id="2005" w:author="Boris Gafurov" w:date="2023-04-30T20:38:00Z">
        <w:r w:rsidR="00EE4363">
          <w:rPr>
            <w:rFonts w:eastAsiaTheme="minorEastAsia"/>
            <w:sz w:val="24"/>
            <w:szCs w:val="24"/>
          </w:rPr>
          <w:t xml:space="preserve">and </w:t>
        </w:r>
      </w:ins>
      <w:ins w:id="2006" w:author="Boris Gafurov" w:date="2023-04-30T19:42:00Z">
        <w:r w:rsidR="00175813">
          <w:rPr>
            <w:rFonts w:eastAsiaTheme="minorEastAsia"/>
            <w:sz w:val="24"/>
            <w:szCs w:val="24"/>
          </w:rPr>
          <w:t>acquir</w:t>
        </w:r>
      </w:ins>
      <w:ins w:id="2007" w:author="Boris Gafurov" w:date="2023-04-30T20:38:00Z">
        <w:r w:rsidR="00EE4363">
          <w:rPr>
            <w:rFonts w:eastAsiaTheme="minorEastAsia"/>
            <w:sz w:val="24"/>
            <w:szCs w:val="24"/>
          </w:rPr>
          <w:t>ed</w:t>
        </w:r>
      </w:ins>
      <w:ins w:id="2008" w:author="Boris Gafurov" w:date="2023-04-30T19:42:00Z">
        <w:r w:rsidR="00175813">
          <w:rPr>
            <w:rFonts w:eastAsiaTheme="minorEastAsia"/>
            <w:sz w:val="24"/>
            <w:szCs w:val="24"/>
          </w:rPr>
          <w:t xml:space="preserve"> accelerometer or/and g</w:t>
        </w:r>
      </w:ins>
      <w:ins w:id="2009" w:author="Boris Gafurov" w:date="2023-04-30T19:43:00Z">
        <w:r w:rsidR="00175813">
          <w:rPr>
            <w:rFonts w:eastAsiaTheme="minorEastAsia"/>
            <w:sz w:val="24"/>
            <w:szCs w:val="24"/>
          </w:rPr>
          <w:t>yroscope sensor data</w:t>
        </w:r>
      </w:ins>
      <w:ins w:id="2010" w:author="Boris Gafurov" w:date="2023-04-30T19:35:00Z">
        <w:r>
          <w:rPr>
            <w:rFonts w:eastAsiaTheme="minorEastAsia"/>
            <w:sz w:val="24"/>
            <w:szCs w:val="24"/>
          </w:rPr>
          <w:t xml:space="preserve">. </w:t>
        </w:r>
      </w:ins>
    </w:p>
    <w:p w14:paraId="66DEBEDC" w14:textId="77777777" w:rsidR="001B3C8B" w:rsidRDefault="001B3C8B" w:rsidP="6A7CCFFD">
      <w:pPr>
        <w:rPr>
          <w:ins w:id="2011" w:author="Boris Gafurov" w:date="2023-04-30T19:43:00Z"/>
          <w:rFonts w:eastAsiaTheme="minorEastAsia"/>
          <w:b/>
          <w:bCs/>
          <w:sz w:val="24"/>
          <w:szCs w:val="24"/>
        </w:rPr>
      </w:pPr>
    </w:p>
    <w:p w14:paraId="1B3E5509" w14:textId="049C37B4" w:rsidR="00175813" w:rsidRDefault="00175813" w:rsidP="6A7CCFFD">
      <w:pPr>
        <w:rPr>
          <w:ins w:id="2012" w:author="Boris Gafurov" w:date="2023-04-30T22:26:00Z"/>
          <w:rFonts w:eastAsiaTheme="minorEastAsia"/>
          <w:sz w:val="24"/>
          <w:szCs w:val="24"/>
        </w:rPr>
      </w:pPr>
      <w:ins w:id="2013" w:author="Boris Gafurov" w:date="2023-04-30T19:43:00Z">
        <w:r>
          <w:rPr>
            <w:rFonts w:eastAsiaTheme="minorEastAsia"/>
            <w:b/>
            <w:bCs/>
            <w:sz w:val="24"/>
            <w:szCs w:val="24"/>
          </w:rPr>
          <w:t>Accelerometer</w:t>
        </w:r>
        <w:r w:rsidRPr="00175813">
          <w:rPr>
            <w:rFonts w:eastAsiaTheme="minorEastAsia"/>
            <w:sz w:val="24"/>
            <w:szCs w:val="24"/>
            <w:rPrChange w:id="2014" w:author="Boris Gafurov" w:date="2023-04-30T19:43:00Z">
              <w:rPr>
                <w:rFonts w:eastAsiaTheme="minorEastAsia"/>
                <w:b/>
                <w:bCs/>
                <w:sz w:val="24"/>
                <w:szCs w:val="24"/>
              </w:rPr>
            </w:rPrChange>
          </w:rPr>
          <w:t xml:space="preserve"> </w:t>
        </w:r>
      </w:ins>
      <w:ins w:id="2015" w:author="Boris Gafurov" w:date="2023-04-30T22:39:00Z">
        <w:r w:rsidR="00580DA7">
          <w:rPr>
            <w:rFonts w:eastAsiaTheme="minorEastAsia"/>
            <w:sz w:val="24"/>
            <w:szCs w:val="24"/>
          </w:rPr>
          <w:t xml:space="preserve">data from stationary or moving </w:t>
        </w:r>
      </w:ins>
      <w:ins w:id="2016" w:author="Boris Gafurov" w:date="2023-04-30T22:47:00Z">
        <w:r w:rsidR="000F4D81">
          <w:rPr>
            <w:rFonts w:eastAsiaTheme="minorEastAsia"/>
            <w:sz w:val="24"/>
            <w:szCs w:val="24"/>
          </w:rPr>
          <w:t xml:space="preserve">Samsung S22 phone </w:t>
        </w:r>
      </w:ins>
      <w:ins w:id="2017" w:author="Boris Gafurov" w:date="2023-04-30T22:50:00Z">
        <w:r w:rsidR="00E45E5F">
          <w:rPr>
            <w:rFonts w:eastAsiaTheme="minorEastAsia"/>
            <w:sz w:val="24"/>
            <w:szCs w:val="24"/>
          </w:rPr>
          <w:t>showed no significant differences</w:t>
        </w:r>
      </w:ins>
      <w:ins w:id="2018" w:author="Boris Gafurov" w:date="2023-04-30T22:51:00Z">
        <w:r w:rsidR="00E45E5F">
          <w:rPr>
            <w:rFonts w:eastAsiaTheme="minorEastAsia"/>
            <w:sz w:val="24"/>
            <w:szCs w:val="24"/>
          </w:rPr>
          <w:t xml:space="preserve"> (Fig.18)</w:t>
        </w:r>
      </w:ins>
      <w:ins w:id="2019" w:author="Boris Gafurov" w:date="2023-04-30T22:50:00Z">
        <w:r w:rsidR="00E45E5F">
          <w:rPr>
            <w:rFonts w:eastAsiaTheme="minorEastAsia"/>
            <w:sz w:val="24"/>
            <w:szCs w:val="24"/>
          </w:rPr>
          <w:t xml:space="preserve">. However, when compared to </w:t>
        </w:r>
      </w:ins>
      <w:ins w:id="2020" w:author="Boris Gafurov" w:date="2023-04-30T22:39:00Z">
        <w:r w:rsidR="00580DA7">
          <w:rPr>
            <w:rFonts w:eastAsiaTheme="minorEastAsia"/>
            <w:sz w:val="24"/>
            <w:szCs w:val="24"/>
          </w:rPr>
          <w:t xml:space="preserve">Google Pixel 6a phone </w:t>
        </w:r>
      </w:ins>
      <w:ins w:id="2021" w:author="Boris Gafurov" w:date="2023-04-30T22:51:00Z">
        <w:r w:rsidR="00E45E5F">
          <w:rPr>
            <w:rFonts w:eastAsiaTheme="minorEastAsia"/>
            <w:sz w:val="24"/>
            <w:szCs w:val="24"/>
          </w:rPr>
          <w:t>(</w:t>
        </w:r>
      </w:ins>
      <w:ins w:id="2022" w:author="Boris Gafurov" w:date="2023-04-30T22:39:00Z">
        <w:r w:rsidR="00580DA7">
          <w:rPr>
            <w:rFonts w:eastAsiaTheme="minorEastAsia"/>
            <w:sz w:val="24"/>
            <w:szCs w:val="24"/>
          </w:rPr>
          <w:t>Fig</w:t>
        </w:r>
      </w:ins>
      <w:ins w:id="2023" w:author="Boris Gafurov" w:date="2023-04-30T22:51:00Z">
        <w:r w:rsidR="00E45E5F">
          <w:rPr>
            <w:rFonts w:eastAsiaTheme="minorEastAsia"/>
            <w:sz w:val="24"/>
            <w:szCs w:val="24"/>
          </w:rPr>
          <w:t>.</w:t>
        </w:r>
      </w:ins>
      <w:ins w:id="2024" w:author="Boris Gafurov" w:date="2023-04-30T22:39:00Z">
        <w:r w:rsidR="00580DA7">
          <w:rPr>
            <w:rFonts w:eastAsiaTheme="minorEastAsia"/>
            <w:sz w:val="24"/>
            <w:szCs w:val="24"/>
          </w:rPr>
          <w:t>6</w:t>
        </w:r>
      </w:ins>
      <w:ins w:id="2025" w:author="Boris Gafurov" w:date="2023-04-30T22:51:00Z">
        <w:r w:rsidR="00E45E5F">
          <w:rPr>
            <w:rFonts w:eastAsiaTheme="minorEastAsia"/>
            <w:sz w:val="24"/>
            <w:szCs w:val="24"/>
          </w:rPr>
          <w:t xml:space="preserve">) showed opposing trends, that is </w:t>
        </w:r>
      </w:ins>
      <w:ins w:id="2026" w:author="Boris Gafurov" w:date="2023-04-30T22:52:00Z">
        <w:r w:rsidR="00E45E5F">
          <w:rPr>
            <w:rFonts w:eastAsiaTheme="minorEastAsia"/>
            <w:sz w:val="24"/>
            <w:szCs w:val="24"/>
          </w:rPr>
          <w:t xml:space="preserve">averages </w:t>
        </w:r>
      </w:ins>
      <w:ins w:id="2027" w:author="Boris Gafurov" w:date="2023-04-30T22:55:00Z">
        <w:r w:rsidR="00E45E5F">
          <w:rPr>
            <w:rFonts w:eastAsiaTheme="minorEastAsia"/>
            <w:sz w:val="24"/>
            <w:szCs w:val="24"/>
          </w:rPr>
          <w:t xml:space="preserve">of </w:t>
        </w:r>
      </w:ins>
      <w:ins w:id="2028" w:author="Boris Gafurov" w:date="2023-04-30T22:53:00Z">
        <w:r w:rsidR="00E45E5F">
          <w:rPr>
            <w:rFonts w:eastAsiaTheme="minorEastAsia"/>
            <w:sz w:val="24"/>
            <w:szCs w:val="24"/>
          </w:rPr>
          <w:t xml:space="preserve">100% </w:t>
        </w:r>
      </w:ins>
      <w:ins w:id="2029" w:author="Boris Gafurov" w:date="2023-04-30T22:55:00Z">
        <w:r w:rsidR="00E45E5F">
          <w:rPr>
            <w:rFonts w:eastAsiaTheme="minorEastAsia"/>
            <w:sz w:val="24"/>
            <w:szCs w:val="24"/>
          </w:rPr>
          <w:t xml:space="preserve">and 10% charged </w:t>
        </w:r>
      </w:ins>
      <w:ins w:id="2030" w:author="Boris Gafurov" w:date="2023-04-30T22:53:00Z">
        <w:r w:rsidR="00E45E5F">
          <w:rPr>
            <w:rFonts w:eastAsiaTheme="minorEastAsia"/>
            <w:sz w:val="24"/>
            <w:szCs w:val="24"/>
          </w:rPr>
          <w:t xml:space="preserve">stationary </w:t>
        </w:r>
      </w:ins>
      <w:ins w:id="2031" w:author="Boris Gafurov" w:date="2023-04-30T22:55:00Z">
        <w:r w:rsidR="00E45E5F">
          <w:rPr>
            <w:rFonts w:eastAsiaTheme="minorEastAsia"/>
            <w:sz w:val="24"/>
            <w:szCs w:val="24"/>
          </w:rPr>
          <w:t>(</w:t>
        </w:r>
      </w:ins>
      <w:ins w:id="2032" w:author="Boris Gafurov" w:date="2023-04-30T23:05:00Z">
        <w:r w:rsidR="00392055">
          <w:rPr>
            <w:rFonts w:eastAsiaTheme="minorEastAsia"/>
            <w:sz w:val="24"/>
            <w:szCs w:val="24"/>
          </w:rPr>
          <w:t xml:space="preserve">Fig.18B, </w:t>
        </w:r>
      </w:ins>
      <w:ins w:id="2033" w:author="Boris Gafurov" w:date="2023-04-30T22:54:00Z">
        <w:r w:rsidR="00E45E5F" w:rsidRPr="00E45E5F">
          <w:rPr>
            <w:rFonts w:eastAsiaTheme="minorEastAsia"/>
            <w:sz w:val="24"/>
            <w:szCs w:val="24"/>
          </w:rPr>
          <w:t>25581.1</w:t>
        </w:r>
        <w:r w:rsidR="00E45E5F">
          <w:rPr>
            <w:rFonts w:eastAsiaTheme="minorEastAsia"/>
            <w:sz w:val="24"/>
            <w:szCs w:val="24"/>
          </w:rPr>
          <w:t>7+/-</w:t>
        </w:r>
        <w:r w:rsidR="00E45E5F" w:rsidRPr="00E45E5F">
          <w:rPr>
            <w:rFonts w:eastAsiaTheme="minorEastAsia"/>
            <w:sz w:val="24"/>
            <w:szCs w:val="24"/>
          </w:rPr>
          <w:lastRenderedPageBreak/>
          <w:t>38216.21</w:t>
        </w:r>
        <w:r w:rsidR="00E45E5F">
          <w:rPr>
            <w:rFonts w:eastAsiaTheme="minorEastAsia"/>
            <w:sz w:val="24"/>
            <w:szCs w:val="24"/>
          </w:rPr>
          <w:t xml:space="preserve"> n=</w:t>
        </w:r>
        <w:r w:rsidR="00E45E5F" w:rsidRPr="00E45E5F">
          <w:rPr>
            <w:rFonts w:eastAsiaTheme="minorEastAsia"/>
            <w:sz w:val="24"/>
            <w:szCs w:val="24"/>
          </w:rPr>
          <w:t>6</w:t>
        </w:r>
      </w:ins>
      <w:ins w:id="2034" w:author="Boris Gafurov" w:date="2023-04-30T22:55:00Z">
        <w:r w:rsidR="00E45E5F">
          <w:rPr>
            <w:rFonts w:eastAsiaTheme="minorEastAsia"/>
            <w:sz w:val="24"/>
            <w:szCs w:val="24"/>
          </w:rPr>
          <w:t xml:space="preserve"> and </w:t>
        </w:r>
      </w:ins>
      <w:ins w:id="2035" w:author="Boris Gafurov" w:date="2023-04-30T23:05:00Z">
        <w:r w:rsidR="00392055">
          <w:rPr>
            <w:rFonts w:eastAsiaTheme="minorEastAsia"/>
            <w:sz w:val="24"/>
            <w:szCs w:val="24"/>
          </w:rPr>
          <w:t>Fig.18</w:t>
        </w:r>
      </w:ins>
      <w:ins w:id="2036" w:author="Boris Gafurov" w:date="2023-04-30T23:06:00Z">
        <w:r w:rsidR="00392055">
          <w:rPr>
            <w:rFonts w:eastAsiaTheme="minorEastAsia"/>
            <w:sz w:val="24"/>
            <w:szCs w:val="24"/>
          </w:rPr>
          <w:t>D</w:t>
        </w:r>
      </w:ins>
      <w:ins w:id="2037" w:author="Boris Gafurov" w:date="2023-04-30T23:05:00Z">
        <w:r w:rsidR="00392055">
          <w:rPr>
            <w:rFonts w:eastAsiaTheme="minorEastAsia"/>
            <w:sz w:val="24"/>
            <w:szCs w:val="24"/>
          </w:rPr>
          <w:t xml:space="preserve">, </w:t>
        </w:r>
      </w:ins>
      <w:ins w:id="2038" w:author="Boris Gafurov" w:date="2023-04-30T22:56:00Z">
        <w:r w:rsidR="00E45E5F" w:rsidRPr="00E45E5F">
          <w:rPr>
            <w:rFonts w:eastAsiaTheme="minorEastAsia"/>
            <w:sz w:val="24"/>
            <w:szCs w:val="24"/>
          </w:rPr>
          <w:t>2210.84</w:t>
        </w:r>
        <w:r w:rsidR="00E45E5F">
          <w:rPr>
            <w:rFonts w:eastAsiaTheme="minorEastAsia"/>
            <w:sz w:val="24"/>
            <w:szCs w:val="24"/>
          </w:rPr>
          <w:t>+/-</w:t>
        </w:r>
        <w:r w:rsidR="00E45E5F" w:rsidRPr="00E45E5F">
          <w:rPr>
            <w:rFonts w:eastAsiaTheme="minorEastAsia"/>
            <w:sz w:val="24"/>
            <w:szCs w:val="24"/>
          </w:rPr>
          <w:t>5257.84</w:t>
        </w:r>
        <w:r w:rsidR="00E45E5F">
          <w:rPr>
            <w:rFonts w:eastAsiaTheme="minorEastAsia"/>
            <w:sz w:val="24"/>
            <w:szCs w:val="24"/>
          </w:rPr>
          <w:t xml:space="preserve"> n=</w:t>
        </w:r>
        <w:r w:rsidR="00E45E5F" w:rsidRPr="00E45E5F">
          <w:rPr>
            <w:rFonts w:eastAsiaTheme="minorEastAsia"/>
            <w:sz w:val="24"/>
            <w:szCs w:val="24"/>
          </w:rPr>
          <w:t>77</w:t>
        </w:r>
        <w:r w:rsidR="00E45E5F">
          <w:rPr>
            <w:rFonts w:eastAsiaTheme="minorEastAsia"/>
            <w:sz w:val="24"/>
            <w:szCs w:val="24"/>
          </w:rPr>
          <w:t>, respectively</w:t>
        </w:r>
      </w:ins>
      <w:ins w:id="2039" w:author="Boris Gafurov" w:date="2023-04-30T22:53:00Z">
        <w:r w:rsidR="00E45E5F">
          <w:rPr>
            <w:rFonts w:eastAsiaTheme="minorEastAsia"/>
            <w:sz w:val="24"/>
            <w:szCs w:val="24"/>
          </w:rPr>
          <w:t xml:space="preserve">) </w:t>
        </w:r>
      </w:ins>
      <w:ins w:id="2040" w:author="Boris Gafurov" w:date="2023-04-30T22:55:00Z">
        <w:r w:rsidR="00E45E5F">
          <w:rPr>
            <w:rFonts w:eastAsiaTheme="minorEastAsia"/>
            <w:sz w:val="24"/>
            <w:szCs w:val="24"/>
          </w:rPr>
          <w:t xml:space="preserve">vs </w:t>
        </w:r>
      </w:ins>
      <w:ins w:id="2041" w:author="Boris Gafurov" w:date="2023-04-30T22:56:00Z">
        <w:r w:rsidR="00E45E5F">
          <w:rPr>
            <w:rFonts w:eastAsiaTheme="minorEastAsia"/>
            <w:sz w:val="24"/>
            <w:szCs w:val="24"/>
          </w:rPr>
          <w:t>moving (</w:t>
        </w:r>
      </w:ins>
      <w:ins w:id="2042" w:author="Boris Gafurov" w:date="2023-04-30T23:06:00Z">
        <w:r w:rsidR="00392055">
          <w:rPr>
            <w:rFonts w:eastAsiaTheme="minorEastAsia"/>
            <w:sz w:val="24"/>
            <w:szCs w:val="24"/>
          </w:rPr>
          <w:t xml:space="preserve">Fig.18.C, </w:t>
        </w:r>
      </w:ins>
      <w:ins w:id="2043" w:author="Boris Gafurov" w:date="2023-04-30T22:57:00Z">
        <w:r w:rsidR="00E45E5F" w:rsidRPr="00E45E5F">
          <w:rPr>
            <w:rFonts w:eastAsiaTheme="minorEastAsia"/>
            <w:sz w:val="24"/>
            <w:szCs w:val="24"/>
          </w:rPr>
          <w:t>51221</w:t>
        </w:r>
        <w:r w:rsidR="00E45E5F">
          <w:rPr>
            <w:rFonts w:eastAsiaTheme="minorEastAsia"/>
            <w:sz w:val="24"/>
            <w:szCs w:val="24"/>
          </w:rPr>
          <w:t xml:space="preserve"> n=</w:t>
        </w:r>
        <w:r w:rsidR="00E45E5F" w:rsidRPr="00E45E5F">
          <w:rPr>
            <w:rFonts w:eastAsiaTheme="minorEastAsia"/>
            <w:sz w:val="24"/>
            <w:szCs w:val="24"/>
          </w:rPr>
          <w:t>1</w:t>
        </w:r>
        <w:r w:rsidR="00E45E5F">
          <w:rPr>
            <w:rFonts w:eastAsiaTheme="minorEastAsia"/>
            <w:sz w:val="24"/>
            <w:szCs w:val="24"/>
          </w:rPr>
          <w:t xml:space="preserve"> and </w:t>
        </w:r>
      </w:ins>
      <w:ins w:id="2044" w:author="Boris Gafurov" w:date="2023-04-30T23:06:00Z">
        <w:r w:rsidR="00392055">
          <w:rPr>
            <w:rFonts w:eastAsiaTheme="minorEastAsia"/>
            <w:sz w:val="24"/>
            <w:szCs w:val="24"/>
          </w:rPr>
          <w:t xml:space="preserve">Fig.18E, </w:t>
        </w:r>
      </w:ins>
      <w:ins w:id="2045" w:author="Boris Gafurov" w:date="2023-04-30T22:57:00Z">
        <w:r w:rsidR="00E45E5F" w:rsidRPr="00E45E5F">
          <w:rPr>
            <w:rFonts w:eastAsiaTheme="minorEastAsia"/>
            <w:sz w:val="24"/>
            <w:szCs w:val="24"/>
          </w:rPr>
          <w:t>5701.9</w:t>
        </w:r>
      </w:ins>
      <w:ins w:id="2046" w:author="Boris Gafurov" w:date="2023-04-30T22:58:00Z">
        <w:r w:rsidR="00E45E5F">
          <w:rPr>
            <w:rFonts w:eastAsiaTheme="minorEastAsia"/>
            <w:sz w:val="24"/>
            <w:szCs w:val="24"/>
          </w:rPr>
          <w:t>+/-</w:t>
        </w:r>
      </w:ins>
      <w:ins w:id="2047" w:author="Boris Gafurov" w:date="2023-04-30T22:57:00Z">
        <w:r w:rsidR="00E45E5F" w:rsidRPr="00E45E5F">
          <w:rPr>
            <w:rFonts w:eastAsiaTheme="minorEastAsia"/>
            <w:sz w:val="24"/>
            <w:szCs w:val="24"/>
          </w:rPr>
          <w:t>9977.66</w:t>
        </w:r>
      </w:ins>
      <w:ins w:id="2048" w:author="Boris Gafurov" w:date="2023-04-30T22:58:00Z">
        <w:r w:rsidR="00E45E5F">
          <w:rPr>
            <w:rFonts w:eastAsiaTheme="minorEastAsia"/>
            <w:sz w:val="24"/>
            <w:szCs w:val="24"/>
          </w:rPr>
          <w:t xml:space="preserve"> n=</w:t>
        </w:r>
      </w:ins>
      <w:ins w:id="2049" w:author="Boris Gafurov" w:date="2023-04-30T22:57:00Z">
        <w:r w:rsidR="00E45E5F" w:rsidRPr="00E45E5F">
          <w:rPr>
            <w:rFonts w:eastAsiaTheme="minorEastAsia"/>
            <w:sz w:val="24"/>
            <w:szCs w:val="24"/>
          </w:rPr>
          <w:t>10</w:t>
        </w:r>
      </w:ins>
      <w:ins w:id="2050" w:author="Boris Gafurov" w:date="2023-04-30T22:56:00Z">
        <w:r w:rsidR="00E45E5F">
          <w:rPr>
            <w:rFonts w:eastAsiaTheme="minorEastAsia"/>
            <w:sz w:val="24"/>
            <w:szCs w:val="24"/>
          </w:rPr>
          <w:t xml:space="preserve">) </w:t>
        </w:r>
      </w:ins>
      <w:ins w:id="2051" w:author="Boris Gafurov" w:date="2023-04-30T22:52:00Z">
        <w:r w:rsidR="00E45E5F">
          <w:rPr>
            <w:rFonts w:eastAsiaTheme="minorEastAsia"/>
            <w:sz w:val="24"/>
            <w:szCs w:val="24"/>
          </w:rPr>
          <w:t>tend to increase in S22 vs decrease in Pixel 6a</w:t>
        </w:r>
      </w:ins>
      <w:ins w:id="2052" w:author="Boris Gafurov" w:date="2023-04-30T22:39:00Z">
        <w:r w:rsidR="00580DA7">
          <w:rPr>
            <w:rFonts w:eastAsiaTheme="minorEastAsia"/>
            <w:sz w:val="24"/>
            <w:szCs w:val="24"/>
          </w:rPr>
          <w:t xml:space="preserve">. </w:t>
        </w:r>
      </w:ins>
      <w:ins w:id="2053" w:author="Boris Gafurov" w:date="2023-04-30T23:15:00Z">
        <w:r w:rsidR="007941B3">
          <w:rPr>
            <w:rFonts w:eastAsiaTheme="minorEastAsia"/>
            <w:sz w:val="24"/>
            <w:szCs w:val="24"/>
          </w:rPr>
          <w:t>These tendencies are supported by Z test scores</w:t>
        </w:r>
      </w:ins>
      <w:ins w:id="2054" w:author="Boris Gafurov" w:date="2023-04-30T23:16:00Z">
        <w:r w:rsidR="007941B3">
          <w:rPr>
            <w:rFonts w:eastAsiaTheme="minorEastAsia"/>
            <w:sz w:val="24"/>
            <w:szCs w:val="24"/>
          </w:rPr>
          <w:t>, though calculated only for</w:t>
        </w:r>
      </w:ins>
      <w:ins w:id="2055" w:author="Boris Gafurov" w:date="2023-04-30T23:15:00Z">
        <w:r w:rsidR="007941B3">
          <w:rPr>
            <w:rFonts w:eastAsiaTheme="minorEastAsia"/>
            <w:sz w:val="24"/>
            <w:szCs w:val="24"/>
          </w:rPr>
          <w:t xml:space="preserve"> </w:t>
        </w:r>
      </w:ins>
      <w:ins w:id="2056" w:author="Boris Gafurov" w:date="2023-04-30T23:16:00Z">
        <w:r w:rsidR="007941B3">
          <w:rPr>
            <w:rFonts w:eastAsiaTheme="minorEastAsia"/>
            <w:sz w:val="24"/>
            <w:szCs w:val="24"/>
          </w:rPr>
          <w:t>10% charged devices</w:t>
        </w:r>
      </w:ins>
      <w:ins w:id="2057" w:author="Boris Gafurov" w:date="2023-04-30T23:17:00Z">
        <w:r w:rsidR="007941B3">
          <w:rPr>
            <w:rFonts w:eastAsiaTheme="minorEastAsia"/>
            <w:sz w:val="24"/>
            <w:szCs w:val="24"/>
          </w:rPr>
          <w:t xml:space="preserve">, of 1.09. </w:t>
        </w:r>
      </w:ins>
      <w:ins w:id="2058" w:author="Boris Gafurov" w:date="2023-04-30T22:58:00Z">
        <w:r w:rsidR="00E45E5F">
          <w:rPr>
            <w:rFonts w:eastAsiaTheme="minorEastAsia"/>
            <w:sz w:val="24"/>
            <w:szCs w:val="24"/>
          </w:rPr>
          <w:t>D</w:t>
        </w:r>
      </w:ins>
      <w:ins w:id="2059" w:author="Boris Gafurov" w:date="2023-04-30T22:39:00Z">
        <w:r w:rsidR="00580DA7">
          <w:rPr>
            <w:rFonts w:eastAsiaTheme="minorEastAsia"/>
            <w:sz w:val="24"/>
            <w:szCs w:val="24"/>
          </w:rPr>
          <w:t>istributions of between polling intervals of stationary plugged in</w:t>
        </w:r>
        <w:r w:rsidR="00580DA7" w:rsidRPr="00D92538">
          <w:rPr>
            <w:rFonts w:eastAsiaTheme="minorEastAsia"/>
            <w:sz w:val="24"/>
            <w:szCs w:val="24"/>
          </w:rPr>
          <w:t xml:space="preserve"> </w:t>
        </w:r>
        <w:r w:rsidR="00580DA7">
          <w:rPr>
            <w:rFonts w:eastAsiaTheme="minorEastAsia"/>
            <w:sz w:val="24"/>
            <w:szCs w:val="24"/>
          </w:rPr>
          <w:t>(Fig.</w:t>
        </w:r>
      </w:ins>
      <w:ins w:id="2060" w:author="Boris Gafurov" w:date="2023-04-30T22:59:00Z">
        <w:r w:rsidR="00E45E5F">
          <w:rPr>
            <w:rFonts w:eastAsiaTheme="minorEastAsia"/>
            <w:sz w:val="24"/>
            <w:szCs w:val="24"/>
          </w:rPr>
          <w:t>18</w:t>
        </w:r>
      </w:ins>
      <w:ins w:id="2061" w:author="Boris Gafurov" w:date="2023-04-30T22:39:00Z">
        <w:r w:rsidR="00580DA7">
          <w:rPr>
            <w:rFonts w:eastAsiaTheme="minorEastAsia"/>
            <w:sz w:val="24"/>
            <w:szCs w:val="24"/>
          </w:rPr>
          <w:t>A</w:t>
        </w:r>
      </w:ins>
      <w:ins w:id="2062" w:author="Boris Gafurov" w:date="2023-04-30T23:00:00Z">
        <w:r w:rsidR="00392055">
          <w:rPr>
            <w:rFonts w:eastAsiaTheme="minorEastAsia"/>
            <w:sz w:val="24"/>
            <w:szCs w:val="24"/>
          </w:rPr>
          <w:t xml:space="preserve"> </w:t>
        </w:r>
        <w:r w:rsidR="00392055" w:rsidRPr="00392055">
          <w:rPr>
            <w:rFonts w:eastAsiaTheme="minorEastAsia"/>
            <w:sz w:val="24"/>
            <w:szCs w:val="24"/>
          </w:rPr>
          <w:t>1609.51</w:t>
        </w:r>
      </w:ins>
      <w:ins w:id="2063" w:author="Boris Gafurov" w:date="2023-04-30T23:01:00Z">
        <w:r w:rsidR="00392055">
          <w:rPr>
            <w:rFonts w:eastAsiaTheme="minorEastAsia"/>
            <w:sz w:val="24"/>
            <w:szCs w:val="24"/>
          </w:rPr>
          <w:t>+/-</w:t>
        </w:r>
      </w:ins>
      <w:ins w:id="2064" w:author="Boris Gafurov" w:date="2023-04-30T23:00:00Z">
        <w:r w:rsidR="00392055" w:rsidRPr="00392055">
          <w:rPr>
            <w:rFonts w:eastAsiaTheme="minorEastAsia"/>
            <w:sz w:val="24"/>
            <w:szCs w:val="24"/>
          </w:rPr>
          <w:t>6281.53</w:t>
        </w:r>
      </w:ins>
      <w:ins w:id="2065" w:author="Boris Gafurov" w:date="2023-04-30T23:01:00Z">
        <w:r w:rsidR="00392055">
          <w:rPr>
            <w:rFonts w:eastAsiaTheme="minorEastAsia"/>
            <w:sz w:val="24"/>
            <w:szCs w:val="24"/>
          </w:rPr>
          <w:t xml:space="preserve"> n=</w:t>
        </w:r>
      </w:ins>
      <w:ins w:id="2066" w:author="Boris Gafurov" w:date="2023-04-30T23:00:00Z">
        <w:r w:rsidR="00392055" w:rsidRPr="00392055">
          <w:rPr>
            <w:rFonts w:eastAsiaTheme="minorEastAsia"/>
            <w:sz w:val="24"/>
            <w:szCs w:val="24"/>
          </w:rPr>
          <w:t>105</w:t>
        </w:r>
      </w:ins>
      <w:ins w:id="2067" w:author="Boris Gafurov" w:date="2023-04-30T22:39:00Z">
        <w:r w:rsidR="00580DA7">
          <w:rPr>
            <w:rFonts w:eastAsiaTheme="minorEastAsia"/>
            <w:sz w:val="24"/>
            <w:szCs w:val="24"/>
          </w:rPr>
          <w:t xml:space="preserve">), and 10% charged </w:t>
        </w:r>
      </w:ins>
      <w:ins w:id="2068" w:author="Boris Gafurov" w:date="2023-04-30T23:00:00Z">
        <w:r w:rsidR="00392055">
          <w:rPr>
            <w:rFonts w:eastAsiaTheme="minorEastAsia"/>
            <w:sz w:val="24"/>
            <w:szCs w:val="24"/>
          </w:rPr>
          <w:t xml:space="preserve">(Fig.18D) </w:t>
        </w:r>
      </w:ins>
      <w:ins w:id="2069" w:author="Boris Gafurov" w:date="2023-04-30T22:39:00Z">
        <w:r w:rsidR="00580DA7">
          <w:rPr>
            <w:rFonts w:eastAsiaTheme="minorEastAsia"/>
            <w:sz w:val="24"/>
            <w:szCs w:val="24"/>
          </w:rPr>
          <w:t>devices were significantly different from 100% high load data (Fig.</w:t>
        </w:r>
      </w:ins>
      <w:ins w:id="2070" w:author="Boris Gafurov" w:date="2023-04-30T23:01:00Z">
        <w:r w:rsidR="00392055">
          <w:rPr>
            <w:rFonts w:eastAsiaTheme="minorEastAsia"/>
            <w:sz w:val="24"/>
            <w:szCs w:val="24"/>
          </w:rPr>
          <w:t>18</w:t>
        </w:r>
      </w:ins>
      <w:ins w:id="2071" w:author="Boris Gafurov" w:date="2023-04-30T22:39:00Z">
        <w:r w:rsidR="00580DA7">
          <w:rPr>
            <w:rFonts w:eastAsiaTheme="minorEastAsia"/>
            <w:sz w:val="24"/>
            <w:szCs w:val="24"/>
          </w:rPr>
          <w:t xml:space="preserve">F; </w:t>
        </w:r>
      </w:ins>
      <w:ins w:id="2072" w:author="Boris Gafurov" w:date="2023-04-30T23:02:00Z">
        <w:r w:rsidR="00392055">
          <w:rPr>
            <w:rFonts w:eastAsiaTheme="minorEastAsia"/>
            <w:sz w:val="24"/>
            <w:szCs w:val="24"/>
          </w:rPr>
          <w:t>389.22</w:t>
        </w:r>
      </w:ins>
      <w:ins w:id="2073" w:author="Boris Gafurov" w:date="2023-04-30T22:39:00Z">
        <w:r w:rsidR="00580DA7">
          <w:rPr>
            <w:rFonts w:eastAsiaTheme="minorEastAsia"/>
            <w:sz w:val="24"/>
            <w:szCs w:val="24"/>
          </w:rPr>
          <w:t>+/-</w:t>
        </w:r>
      </w:ins>
      <w:ins w:id="2074" w:author="Boris Gafurov" w:date="2023-04-30T23:02:00Z">
        <w:r w:rsidR="00392055">
          <w:rPr>
            <w:rFonts w:eastAsiaTheme="minorEastAsia"/>
            <w:sz w:val="24"/>
            <w:szCs w:val="24"/>
          </w:rPr>
          <w:t>1</w:t>
        </w:r>
      </w:ins>
      <w:ins w:id="2075" w:author="Boris Gafurov" w:date="2023-04-30T22:39:00Z">
        <w:r w:rsidR="00580DA7">
          <w:rPr>
            <w:rFonts w:eastAsiaTheme="minorEastAsia"/>
            <w:sz w:val="24"/>
            <w:szCs w:val="24"/>
          </w:rPr>
          <w:t>.</w:t>
        </w:r>
      </w:ins>
      <w:ins w:id="2076" w:author="Boris Gafurov" w:date="2023-04-30T23:02:00Z">
        <w:r w:rsidR="00392055">
          <w:rPr>
            <w:rFonts w:eastAsiaTheme="minorEastAsia"/>
            <w:sz w:val="24"/>
            <w:szCs w:val="24"/>
          </w:rPr>
          <w:t>00</w:t>
        </w:r>
      </w:ins>
      <w:ins w:id="2077" w:author="Boris Gafurov" w:date="2023-04-30T22:39:00Z">
        <w:r w:rsidR="00580DA7">
          <w:rPr>
            <w:rFonts w:eastAsiaTheme="minorEastAsia"/>
            <w:sz w:val="24"/>
            <w:szCs w:val="24"/>
          </w:rPr>
          <w:t xml:space="preserve"> n=</w:t>
        </w:r>
      </w:ins>
      <w:ins w:id="2078" w:author="Boris Gafurov" w:date="2023-04-30T23:02:00Z">
        <w:r w:rsidR="00392055">
          <w:rPr>
            <w:rFonts w:eastAsiaTheme="minorEastAsia"/>
            <w:sz w:val="24"/>
            <w:szCs w:val="24"/>
          </w:rPr>
          <w:t>462</w:t>
        </w:r>
      </w:ins>
      <w:ins w:id="2079" w:author="Boris Gafurov" w:date="2023-04-30T22:39:00Z">
        <w:r w:rsidR="00580DA7">
          <w:rPr>
            <w:rFonts w:eastAsiaTheme="minorEastAsia"/>
            <w:sz w:val="24"/>
            <w:szCs w:val="24"/>
          </w:rPr>
          <w:t xml:space="preserve">) with Z scores of </w:t>
        </w:r>
      </w:ins>
      <w:ins w:id="2080" w:author="Boris Gafurov" w:date="2023-04-30T23:03:00Z">
        <w:r w:rsidR="00392055">
          <w:rPr>
            <w:rFonts w:eastAsiaTheme="minorEastAsia"/>
            <w:sz w:val="24"/>
            <w:szCs w:val="24"/>
          </w:rPr>
          <w:t>2.00</w:t>
        </w:r>
      </w:ins>
      <w:ins w:id="2081" w:author="Boris Gafurov" w:date="2023-04-30T22:39:00Z">
        <w:r w:rsidR="00580DA7">
          <w:rPr>
            <w:rFonts w:eastAsiaTheme="minorEastAsia"/>
            <w:sz w:val="24"/>
            <w:szCs w:val="24"/>
          </w:rPr>
          <w:t>, 3.</w:t>
        </w:r>
      </w:ins>
      <w:ins w:id="2082" w:author="Boris Gafurov" w:date="2023-04-30T23:03:00Z">
        <w:r w:rsidR="00392055">
          <w:rPr>
            <w:rFonts w:eastAsiaTheme="minorEastAsia"/>
            <w:sz w:val="24"/>
            <w:szCs w:val="24"/>
          </w:rPr>
          <w:t>04</w:t>
        </w:r>
      </w:ins>
      <w:ins w:id="2083" w:author="Boris Gafurov" w:date="2023-04-30T22:39:00Z">
        <w:r w:rsidR="00580DA7">
          <w:rPr>
            <w:rFonts w:eastAsiaTheme="minorEastAsia"/>
            <w:sz w:val="24"/>
            <w:szCs w:val="24"/>
          </w:rPr>
          <w:t>, respectively. Similarly, moving 10% (Fig.</w:t>
        </w:r>
      </w:ins>
      <w:ins w:id="2084" w:author="Boris Gafurov" w:date="2023-04-30T23:03:00Z">
        <w:r w:rsidR="00392055">
          <w:rPr>
            <w:rFonts w:eastAsiaTheme="minorEastAsia"/>
            <w:sz w:val="24"/>
            <w:szCs w:val="24"/>
          </w:rPr>
          <w:t>18</w:t>
        </w:r>
      </w:ins>
      <w:ins w:id="2085" w:author="Boris Gafurov" w:date="2023-04-30T22:39:00Z">
        <w:r w:rsidR="00580DA7">
          <w:rPr>
            <w:rFonts w:eastAsiaTheme="minorEastAsia"/>
            <w:sz w:val="24"/>
            <w:szCs w:val="24"/>
          </w:rPr>
          <w:t>E) charged device</w:t>
        </w:r>
      </w:ins>
      <w:ins w:id="2086" w:author="Boris Gafurov" w:date="2023-04-30T23:08:00Z">
        <w:r w:rsidR="00392055">
          <w:rPr>
            <w:rFonts w:eastAsiaTheme="minorEastAsia"/>
            <w:sz w:val="24"/>
            <w:szCs w:val="24"/>
          </w:rPr>
          <w:t xml:space="preserve"> intervals distribution</w:t>
        </w:r>
      </w:ins>
      <w:ins w:id="2087" w:author="Boris Gafurov" w:date="2023-04-30T22:39:00Z">
        <w:r w:rsidR="00580DA7">
          <w:rPr>
            <w:rFonts w:eastAsiaTheme="minorEastAsia"/>
            <w:sz w:val="24"/>
            <w:szCs w:val="24"/>
          </w:rPr>
          <w:t xml:space="preserve"> w</w:t>
        </w:r>
      </w:ins>
      <w:ins w:id="2088" w:author="Boris Gafurov" w:date="2023-04-30T23:09:00Z">
        <w:r w:rsidR="00392055">
          <w:rPr>
            <w:rFonts w:eastAsiaTheme="minorEastAsia"/>
            <w:sz w:val="24"/>
            <w:szCs w:val="24"/>
          </w:rPr>
          <w:t>as</w:t>
        </w:r>
      </w:ins>
      <w:ins w:id="2089" w:author="Boris Gafurov" w:date="2023-04-30T22:39:00Z">
        <w:r w:rsidR="00580DA7">
          <w:rPr>
            <w:rFonts w:eastAsiaTheme="minorEastAsia"/>
            <w:sz w:val="24"/>
            <w:szCs w:val="24"/>
          </w:rPr>
          <w:t xml:space="preserve"> different from 100% high load (Fig.</w:t>
        </w:r>
      </w:ins>
      <w:ins w:id="2090" w:author="Boris Gafurov" w:date="2023-04-30T23:07:00Z">
        <w:r w:rsidR="00392055">
          <w:rPr>
            <w:rFonts w:eastAsiaTheme="minorEastAsia"/>
            <w:sz w:val="24"/>
            <w:szCs w:val="24"/>
          </w:rPr>
          <w:t>18</w:t>
        </w:r>
      </w:ins>
      <w:ins w:id="2091" w:author="Boris Gafurov" w:date="2023-04-30T22:39:00Z">
        <w:r w:rsidR="00580DA7">
          <w:rPr>
            <w:rFonts w:eastAsiaTheme="minorEastAsia"/>
            <w:sz w:val="24"/>
            <w:szCs w:val="24"/>
          </w:rPr>
          <w:t xml:space="preserve">G; </w:t>
        </w:r>
      </w:ins>
      <w:ins w:id="2092" w:author="Boris Gafurov" w:date="2023-04-30T23:07:00Z">
        <w:r w:rsidR="00392055">
          <w:rPr>
            <w:rFonts w:eastAsiaTheme="minorEastAsia"/>
            <w:sz w:val="24"/>
            <w:szCs w:val="24"/>
          </w:rPr>
          <w:t>389</w:t>
        </w:r>
      </w:ins>
      <w:ins w:id="2093" w:author="Boris Gafurov" w:date="2023-04-30T22:39:00Z">
        <w:r w:rsidR="00580DA7" w:rsidRPr="00410225">
          <w:rPr>
            <w:rFonts w:eastAsiaTheme="minorEastAsia"/>
            <w:sz w:val="24"/>
            <w:szCs w:val="24"/>
          </w:rPr>
          <w:t>.</w:t>
        </w:r>
      </w:ins>
      <w:ins w:id="2094" w:author="Boris Gafurov" w:date="2023-04-30T23:07:00Z">
        <w:r w:rsidR="00392055">
          <w:rPr>
            <w:rFonts w:eastAsiaTheme="minorEastAsia"/>
            <w:sz w:val="24"/>
            <w:szCs w:val="24"/>
          </w:rPr>
          <w:t>29</w:t>
        </w:r>
      </w:ins>
      <w:ins w:id="2095" w:author="Boris Gafurov" w:date="2023-04-30T22:39:00Z">
        <w:r w:rsidR="00580DA7">
          <w:rPr>
            <w:rFonts w:eastAsiaTheme="minorEastAsia"/>
            <w:sz w:val="24"/>
            <w:szCs w:val="24"/>
          </w:rPr>
          <w:t>+/-</w:t>
        </w:r>
      </w:ins>
      <w:ins w:id="2096" w:author="Boris Gafurov" w:date="2023-04-30T23:07:00Z">
        <w:r w:rsidR="00392055">
          <w:rPr>
            <w:rFonts w:eastAsiaTheme="minorEastAsia"/>
            <w:sz w:val="24"/>
            <w:szCs w:val="24"/>
          </w:rPr>
          <w:t>1</w:t>
        </w:r>
      </w:ins>
      <w:ins w:id="2097" w:author="Boris Gafurov" w:date="2023-04-30T22:39:00Z">
        <w:r w:rsidR="00580DA7">
          <w:rPr>
            <w:rFonts w:eastAsiaTheme="minorEastAsia"/>
            <w:sz w:val="24"/>
            <w:szCs w:val="24"/>
          </w:rPr>
          <w:t>.</w:t>
        </w:r>
      </w:ins>
      <w:ins w:id="2098" w:author="Boris Gafurov" w:date="2023-04-30T23:07:00Z">
        <w:r w:rsidR="00392055">
          <w:rPr>
            <w:rFonts w:eastAsiaTheme="minorEastAsia"/>
            <w:sz w:val="24"/>
            <w:szCs w:val="24"/>
          </w:rPr>
          <w:t>22</w:t>
        </w:r>
      </w:ins>
      <w:ins w:id="2099" w:author="Boris Gafurov" w:date="2023-04-30T22:39:00Z">
        <w:r w:rsidR="00580DA7">
          <w:rPr>
            <w:rFonts w:eastAsiaTheme="minorEastAsia"/>
            <w:sz w:val="24"/>
            <w:szCs w:val="24"/>
          </w:rPr>
          <w:t xml:space="preserve"> n=</w:t>
        </w:r>
      </w:ins>
      <w:ins w:id="2100" w:author="Boris Gafurov" w:date="2023-04-30T23:07:00Z">
        <w:r w:rsidR="00392055">
          <w:rPr>
            <w:rFonts w:eastAsiaTheme="minorEastAsia"/>
            <w:sz w:val="24"/>
            <w:szCs w:val="24"/>
          </w:rPr>
          <w:t>462</w:t>
        </w:r>
      </w:ins>
      <w:ins w:id="2101" w:author="Boris Gafurov" w:date="2023-04-30T22:39:00Z">
        <w:r w:rsidR="00580DA7">
          <w:rPr>
            <w:rFonts w:eastAsiaTheme="minorEastAsia"/>
            <w:sz w:val="24"/>
            <w:szCs w:val="24"/>
          </w:rPr>
          <w:t>) with Z score of 1.</w:t>
        </w:r>
      </w:ins>
      <w:ins w:id="2102" w:author="Boris Gafurov" w:date="2023-04-30T23:08:00Z">
        <w:r w:rsidR="00392055">
          <w:rPr>
            <w:rFonts w:eastAsiaTheme="minorEastAsia"/>
            <w:sz w:val="24"/>
            <w:szCs w:val="24"/>
          </w:rPr>
          <w:t>68</w:t>
        </w:r>
      </w:ins>
      <w:ins w:id="2103" w:author="Boris Gafurov" w:date="2023-04-30T22:39:00Z">
        <w:r w:rsidR="00580DA7">
          <w:rPr>
            <w:rFonts w:eastAsiaTheme="minorEastAsia"/>
            <w:sz w:val="24"/>
            <w:szCs w:val="24"/>
          </w:rPr>
          <w:t xml:space="preserve">. </w:t>
        </w:r>
      </w:ins>
      <w:ins w:id="2104" w:author="Boris Gafurov" w:date="2023-04-30T23:09:00Z">
        <w:r w:rsidR="00392055">
          <w:rPr>
            <w:rFonts w:eastAsiaTheme="minorEastAsia"/>
            <w:sz w:val="24"/>
            <w:szCs w:val="24"/>
          </w:rPr>
          <w:t>Data from 100% charged de</w:t>
        </w:r>
        <w:r w:rsidR="007941B3">
          <w:rPr>
            <w:rFonts w:eastAsiaTheme="minorEastAsia"/>
            <w:sz w:val="24"/>
            <w:szCs w:val="24"/>
          </w:rPr>
          <w:t xml:space="preserve">vice </w:t>
        </w:r>
      </w:ins>
      <w:ins w:id="2105" w:author="Boris Gafurov" w:date="2023-04-30T23:10:00Z">
        <w:r w:rsidR="007941B3">
          <w:rPr>
            <w:rFonts w:eastAsiaTheme="minorEastAsia"/>
            <w:sz w:val="24"/>
            <w:szCs w:val="24"/>
          </w:rPr>
          <w:t xml:space="preserve">(Fig.18C) </w:t>
        </w:r>
      </w:ins>
      <w:ins w:id="2106" w:author="Boris Gafurov" w:date="2023-04-30T23:09:00Z">
        <w:r w:rsidR="007941B3">
          <w:rPr>
            <w:rFonts w:eastAsiaTheme="minorEastAsia"/>
            <w:sz w:val="24"/>
            <w:szCs w:val="24"/>
          </w:rPr>
          <w:t>could not be compared because the</w:t>
        </w:r>
      </w:ins>
      <w:ins w:id="2107" w:author="Boris Gafurov" w:date="2023-04-30T23:10:00Z">
        <w:r w:rsidR="007941B3">
          <w:rPr>
            <w:rFonts w:eastAsiaTheme="minorEastAsia"/>
            <w:sz w:val="24"/>
            <w:szCs w:val="24"/>
          </w:rPr>
          <w:t xml:space="preserve">re was just one recording when device was moving. </w:t>
        </w:r>
      </w:ins>
      <w:ins w:id="2108" w:author="Boris Gafurov" w:date="2023-04-30T23:12:00Z">
        <w:r w:rsidR="007941B3">
          <w:rPr>
            <w:rFonts w:eastAsiaTheme="minorEastAsia"/>
            <w:sz w:val="24"/>
            <w:szCs w:val="24"/>
          </w:rPr>
          <w:t xml:space="preserve">It appears as </w:t>
        </w:r>
      </w:ins>
      <w:ins w:id="2109" w:author="Boris Gafurov" w:date="2023-04-30T22:39:00Z">
        <w:r w:rsidR="00580DA7">
          <w:rPr>
            <w:rFonts w:eastAsiaTheme="minorEastAsia"/>
            <w:sz w:val="24"/>
            <w:szCs w:val="24"/>
          </w:rPr>
          <w:t>accelerometer data are much rarely accessed in a sleeping state</w:t>
        </w:r>
      </w:ins>
      <w:ins w:id="2110" w:author="Boris Gafurov" w:date="2023-04-30T23:12:00Z">
        <w:r w:rsidR="007941B3">
          <w:rPr>
            <w:rFonts w:eastAsiaTheme="minorEastAsia"/>
            <w:sz w:val="24"/>
            <w:szCs w:val="24"/>
          </w:rPr>
          <w:t xml:space="preserve"> and e</w:t>
        </w:r>
      </w:ins>
      <w:ins w:id="2111" w:author="Boris Gafurov" w:date="2023-04-30T23:13:00Z">
        <w:r w:rsidR="007941B3">
          <w:rPr>
            <w:rFonts w:eastAsiaTheme="minorEastAsia"/>
            <w:sz w:val="24"/>
            <w:szCs w:val="24"/>
          </w:rPr>
          <w:t>ven less when moving</w:t>
        </w:r>
      </w:ins>
      <w:ins w:id="2112" w:author="Boris Gafurov" w:date="2023-04-30T22:39:00Z">
        <w:r w:rsidR="00580DA7">
          <w:rPr>
            <w:rFonts w:eastAsiaTheme="minorEastAsia"/>
            <w:sz w:val="24"/>
            <w:szCs w:val="24"/>
          </w:rPr>
          <w:t xml:space="preserve">. </w:t>
        </w:r>
      </w:ins>
    </w:p>
    <w:p w14:paraId="0BC148A5" w14:textId="77777777" w:rsidR="00E5476F" w:rsidRDefault="00E5476F" w:rsidP="6A7CCFFD">
      <w:pPr>
        <w:rPr>
          <w:ins w:id="2113" w:author="Boris Gafurov" w:date="2023-04-30T22:26:00Z"/>
          <w:rFonts w:eastAsiaTheme="minorEastAsia"/>
          <w:sz w:val="24"/>
          <w:szCs w:val="24"/>
        </w:rPr>
      </w:pPr>
    </w:p>
    <w:p w14:paraId="223C3A5D" w14:textId="3CF8775E" w:rsidR="00E5476F" w:rsidRDefault="00E5476F" w:rsidP="6A7CCFFD">
      <w:pPr>
        <w:rPr>
          <w:ins w:id="2114" w:author="Boris Gafurov" w:date="2023-04-30T22:26:00Z"/>
          <w:rFonts w:eastAsiaTheme="minorEastAsia"/>
          <w:sz w:val="24"/>
          <w:szCs w:val="24"/>
        </w:rPr>
      </w:pPr>
      <w:ins w:id="2115" w:author="Boris Gafurov" w:date="2023-04-30T22:26:00Z">
        <w:r>
          <w:rPr>
            <w:rFonts w:eastAsiaTheme="minorEastAsia"/>
            <w:sz w:val="24"/>
            <w:szCs w:val="24"/>
          </w:rPr>
          <w:t>Figure 18.</w:t>
        </w:r>
      </w:ins>
      <w:ins w:id="2116" w:author="Boris Gafurov" w:date="2023-04-30T22:37:00Z">
        <w:r w:rsidR="00580DA7" w:rsidRPr="00580DA7">
          <w:rPr>
            <w:rFonts w:eastAsiaTheme="minorEastAsia"/>
            <w:sz w:val="24"/>
            <w:szCs w:val="24"/>
          </w:rPr>
          <w:t xml:space="preserve"> </w:t>
        </w:r>
        <w:r w:rsidR="00580DA7">
          <w:rPr>
            <w:rFonts w:eastAsiaTheme="minorEastAsia"/>
            <w:sz w:val="24"/>
            <w:szCs w:val="24"/>
          </w:rPr>
          <w:t xml:space="preserve">Moving </w:t>
        </w:r>
      </w:ins>
      <w:ins w:id="2117" w:author="Boris Gafurov" w:date="2023-04-30T22:38:00Z">
        <w:r w:rsidR="00580DA7">
          <w:rPr>
            <w:rFonts w:eastAsiaTheme="minorEastAsia"/>
            <w:sz w:val="24"/>
            <w:szCs w:val="24"/>
          </w:rPr>
          <w:t>vs</w:t>
        </w:r>
      </w:ins>
      <w:ins w:id="2118" w:author="Boris Gafurov" w:date="2023-04-30T22:37:00Z">
        <w:r w:rsidR="00580DA7">
          <w:rPr>
            <w:rFonts w:eastAsiaTheme="minorEastAsia"/>
            <w:sz w:val="24"/>
            <w:szCs w:val="24"/>
          </w:rPr>
          <w:t xml:space="preserve"> stationary devices showed </w:t>
        </w:r>
      </w:ins>
      <w:ins w:id="2119" w:author="Boris Gafurov" w:date="2023-04-30T22:48:00Z">
        <w:r w:rsidR="000F4D81">
          <w:rPr>
            <w:rFonts w:eastAsiaTheme="minorEastAsia"/>
            <w:sz w:val="24"/>
            <w:szCs w:val="24"/>
          </w:rPr>
          <w:t>similar</w:t>
        </w:r>
      </w:ins>
      <w:ins w:id="2120" w:author="Boris Gafurov" w:date="2023-04-30T22:37:00Z">
        <w:r w:rsidR="00580DA7">
          <w:rPr>
            <w:rFonts w:eastAsiaTheme="minorEastAsia"/>
            <w:sz w:val="24"/>
            <w:szCs w:val="24"/>
          </w:rPr>
          <w:t xml:space="preserve"> mean intervals between the readings of accelerometer data.</w:t>
        </w:r>
      </w:ins>
    </w:p>
    <w:p w14:paraId="2EE0C3D1" w14:textId="602CAE65" w:rsidR="00E5476F" w:rsidRDefault="007348F7" w:rsidP="6A7CCFFD">
      <w:pPr>
        <w:rPr>
          <w:ins w:id="2121" w:author="Boris Gafurov" w:date="2023-04-30T23:18:00Z"/>
          <w:rFonts w:eastAsiaTheme="minorEastAsia"/>
          <w:b/>
          <w:bCs/>
          <w:sz w:val="24"/>
          <w:szCs w:val="24"/>
        </w:rPr>
      </w:pPr>
      <w:ins w:id="2122" w:author="Boris Gafurov" w:date="2023-05-01T00:22:00Z">
        <w:r>
          <w:rPr>
            <w:noProof/>
          </w:rPr>
          <w:drawing>
            <wp:inline distT="0" distB="0" distL="0" distR="0" wp14:anchorId="2D2B4EC8" wp14:editId="79D031A7">
              <wp:extent cx="5943600" cy="3807460"/>
              <wp:effectExtent l="0" t="0" r="0" b="2540"/>
              <wp:docPr id="145052909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29090" name="Picture 1" descr="Chart, bar chart&#10;&#10;Description automatically generated"/>
                      <pic:cNvPicPr/>
                    </pic:nvPicPr>
                    <pic:blipFill>
                      <a:blip r:embed="rId33"/>
                      <a:stretch>
                        <a:fillRect/>
                      </a:stretch>
                    </pic:blipFill>
                    <pic:spPr>
                      <a:xfrm>
                        <a:off x="0" y="0"/>
                        <a:ext cx="5943600" cy="3807460"/>
                      </a:xfrm>
                      <a:prstGeom prst="rect">
                        <a:avLst/>
                      </a:prstGeom>
                    </pic:spPr>
                  </pic:pic>
                </a:graphicData>
              </a:graphic>
            </wp:inline>
          </w:drawing>
        </w:r>
      </w:ins>
    </w:p>
    <w:p w14:paraId="426B4CFC" w14:textId="78AFF87B" w:rsidR="007941B3" w:rsidRDefault="007941B3" w:rsidP="007941B3">
      <w:pPr>
        <w:rPr>
          <w:ins w:id="2123" w:author="Boris Gafurov" w:date="2023-04-30T23:18:00Z"/>
          <w:rFonts w:eastAsiaTheme="minorEastAsia"/>
          <w:sz w:val="24"/>
          <w:szCs w:val="24"/>
        </w:rPr>
      </w:pPr>
      <w:ins w:id="2124" w:author="Boris Gafurov" w:date="2023-04-30T23:18:00Z">
        <w:r>
          <w:rPr>
            <w:rFonts w:eastAsiaTheme="minorEastAsia"/>
            <w:sz w:val="24"/>
            <w:szCs w:val="24"/>
          </w:rPr>
          <w:t xml:space="preserve">+ shows significant difference in the distributions of intervals between sensor readings compared with (F) high CPU load when device was stationary (Z test, score &gt;1.645, alpha 0.05). ^ shows above comparisons but with (G) high CPU load when device was moving. A - </w:t>
        </w:r>
        <w:r w:rsidRPr="008017A7">
          <w:rPr>
            <w:rFonts w:eastAsiaTheme="minorEastAsia"/>
            <w:sz w:val="24"/>
            <w:szCs w:val="24"/>
          </w:rPr>
          <w:t>100%</w:t>
        </w:r>
        <w:r>
          <w:rPr>
            <w:rFonts w:eastAsiaTheme="minorEastAsia"/>
            <w:sz w:val="24"/>
            <w:szCs w:val="24"/>
          </w:rPr>
          <w:t xml:space="preserve"> charged plugged in</w:t>
        </w:r>
        <w:r w:rsidRPr="008017A7">
          <w:rPr>
            <w:rFonts w:eastAsiaTheme="minorEastAsia"/>
            <w:sz w:val="24"/>
            <w:szCs w:val="24"/>
          </w:rPr>
          <w:t xml:space="preserve">, </w:t>
        </w:r>
        <w:r>
          <w:rPr>
            <w:rFonts w:eastAsiaTheme="minorEastAsia"/>
            <w:sz w:val="24"/>
            <w:szCs w:val="24"/>
          </w:rPr>
          <w:t xml:space="preserve">B – 100% charged, D - 10% charged device sleeping and stationary. C – </w:t>
        </w:r>
        <w:r>
          <w:rPr>
            <w:rFonts w:eastAsiaTheme="minorEastAsia"/>
            <w:sz w:val="24"/>
            <w:szCs w:val="24"/>
          </w:rPr>
          <w:lastRenderedPageBreak/>
          <w:t>100% charged, E – 10% charged, device sleeping and moving. F and G – high CPU load, with</w:t>
        </w:r>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r>
          <w:rPr>
            <w:rFonts w:eastAsiaTheme="minorEastAsia"/>
            <w:sz w:val="24"/>
            <w:szCs w:val="24"/>
          </w:rPr>
          <w:t>, when device was stationary or moving, respectively.</w:t>
        </w:r>
      </w:ins>
    </w:p>
    <w:p w14:paraId="2BDA97E6" w14:textId="77777777" w:rsidR="007941B3" w:rsidRDefault="007941B3" w:rsidP="6A7CCFFD">
      <w:pPr>
        <w:rPr>
          <w:ins w:id="2125" w:author="Boris Gafurov" w:date="2023-04-30T23:25:00Z"/>
          <w:rFonts w:eastAsiaTheme="minorEastAsia"/>
          <w:b/>
          <w:bCs/>
          <w:sz w:val="24"/>
          <w:szCs w:val="24"/>
        </w:rPr>
      </w:pPr>
    </w:p>
    <w:p w14:paraId="754A1474" w14:textId="08D31E80" w:rsidR="00EC0786" w:rsidRDefault="00EC0786" w:rsidP="00611F1F">
      <w:pPr>
        <w:rPr>
          <w:ins w:id="2126" w:author="Boris Gafurov" w:date="2023-04-30T23:25:00Z"/>
          <w:rFonts w:eastAsiaTheme="minorEastAsia"/>
          <w:sz w:val="24"/>
          <w:szCs w:val="24"/>
        </w:rPr>
      </w:pPr>
      <w:ins w:id="2127" w:author="Boris Gafurov" w:date="2023-04-30T23:25:00Z">
        <w:r w:rsidRPr="00F3207C">
          <w:rPr>
            <w:rFonts w:eastAsiaTheme="minorEastAsia"/>
            <w:b/>
            <w:bCs/>
            <w:sz w:val="24"/>
            <w:szCs w:val="24"/>
          </w:rPr>
          <w:t xml:space="preserve">Gyroscope </w:t>
        </w:r>
        <w:r>
          <w:rPr>
            <w:rFonts w:eastAsiaTheme="minorEastAsia"/>
            <w:sz w:val="24"/>
            <w:szCs w:val="24"/>
          </w:rPr>
          <w:t xml:space="preserve">data from stationary or moving </w:t>
        </w:r>
      </w:ins>
      <w:ins w:id="2128" w:author="Boris Gafurov" w:date="2023-05-01T00:25:00Z">
        <w:r w:rsidR="007348F7">
          <w:rPr>
            <w:rFonts w:eastAsiaTheme="minorEastAsia"/>
            <w:sz w:val="24"/>
            <w:szCs w:val="24"/>
          </w:rPr>
          <w:t>Samsung S22</w:t>
        </w:r>
      </w:ins>
      <w:ins w:id="2129" w:author="Boris Gafurov" w:date="2023-04-30T23:25:00Z">
        <w:r>
          <w:rPr>
            <w:rFonts w:eastAsiaTheme="minorEastAsia"/>
            <w:sz w:val="24"/>
            <w:szCs w:val="24"/>
          </w:rPr>
          <w:t xml:space="preserve"> phone are presented on Figure </w:t>
        </w:r>
      </w:ins>
      <w:ins w:id="2130" w:author="Boris Gafurov" w:date="2023-05-01T00:25:00Z">
        <w:r w:rsidR="007348F7">
          <w:rPr>
            <w:rFonts w:eastAsiaTheme="minorEastAsia"/>
            <w:sz w:val="24"/>
            <w:szCs w:val="24"/>
          </w:rPr>
          <w:t>19</w:t>
        </w:r>
      </w:ins>
      <w:ins w:id="2131" w:author="Boris Gafurov" w:date="2023-04-30T23:25:00Z">
        <w:r>
          <w:rPr>
            <w:rFonts w:eastAsiaTheme="minorEastAsia"/>
            <w:sz w:val="24"/>
            <w:szCs w:val="24"/>
          </w:rPr>
          <w:t>. 1</w:t>
        </w:r>
        <w:r w:rsidRPr="00F3207C">
          <w:rPr>
            <w:rFonts w:eastAsiaTheme="minorEastAsia"/>
            <w:sz w:val="24"/>
            <w:szCs w:val="24"/>
            <w:vertAlign w:val="superscript"/>
          </w:rPr>
          <w:t>st</w:t>
        </w:r>
        <w:r>
          <w:rPr>
            <w:rFonts w:eastAsiaTheme="minorEastAsia"/>
            <w:sz w:val="24"/>
            <w:szCs w:val="24"/>
          </w:rPr>
          <w:t xml:space="preserve"> bar (Fig.</w:t>
        </w:r>
      </w:ins>
      <w:ins w:id="2132" w:author="Boris Gafurov" w:date="2023-05-01T00:25:00Z">
        <w:r w:rsidR="007348F7">
          <w:rPr>
            <w:rFonts w:eastAsiaTheme="minorEastAsia"/>
            <w:sz w:val="24"/>
            <w:szCs w:val="24"/>
          </w:rPr>
          <w:t>1</w:t>
        </w:r>
      </w:ins>
      <w:ins w:id="2133" w:author="Boris Gafurov" w:date="2023-04-30T23:25:00Z">
        <w:r>
          <w:rPr>
            <w:rFonts w:eastAsiaTheme="minorEastAsia"/>
            <w:sz w:val="24"/>
            <w:szCs w:val="24"/>
          </w:rPr>
          <w:t>8A</w:t>
        </w:r>
      </w:ins>
      <w:ins w:id="2134" w:author="Boris Gafurov" w:date="2023-05-01T00:26:00Z">
        <w:r w:rsidR="007348F7">
          <w:rPr>
            <w:rFonts w:eastAsiaTheme="minorEastAsia"/>
            <w:sz w:val="24"/>
            <w:szCs w:val="24"/>
          </w:rPr>
          <w:t xml:space="preserve">) </w:t>
        </w:r>
      </w:ins>
      <w:ins w:id="2135" w:author="Boris Gafurov" w:date="2023-04-30T23:25:00Z">
        <w:r>
          <w:rPr>
            <w:rFonts w:eastAsiaTheme="minorEastAsia"/>
            <w:sz w:val="24"/>
            <w:szCs w:val="24"/>
          </w:rPr>
          <w:t>shows data from plugged in to a charger device just for the illustration purposes. The tests showed that only the distribution of between polling intervals of stationary plugged in</w:t>
        </w:r>
        <w:r w:rsidRPr="00D92538">
          <w:rPr>
            <w:rFonts w:eastAsiaTheme="minorEastAsia"/>
            <w:sz w:val="24"/>
            <w:szCs w:val="24"/>
          </w:rPr>
          <w:t xml:space="preserve"> </w:t>
        </w:r>
        <w:r>
          <w:rPr>
            <w:rFonts w:eastAsiaTheme="minorEastAsia"/>
            <w:sz w:val="24"/>
            <w:szCs w:val="24"/>
          </w:rPr>
          <w:t>(Fig.</w:t>
        </w:r>
      </w:ins>
      <w:ins w:id="2136" w:author="Boris Gafurov" w:date="2023-05-01T00:28:00Z">
        <w:r w:rsidR="007348F7">
          <w:rPr>
            <w:rFonts w:eastAsiaTheme="minorEastAsia"/>
            <w:sz w:val="24"/>
            <w:szCs w:val="24"/>
          </w:rPr>
          <w:t>19</w:t>
        </w:r>
      </w:ins>
      <w:ins w:id="2137" w:author="Boris Gafurov" w:date="2023-04-30T23:25:00Z">
        <w:r>
          <w:rPr>
            <w:rFonts w:eastAsiaTheme="minorEastAsia"/>
            <w:sz w:val="24"/>
            <w:szCs w:val="24"/>
          </w:rPr>
          <w:t xml:space="preserve">A, </w:t>
        </w:r>
      </w:ins>
      <w:ins w:id="2138" w:author="Boris Gafurov" w:date="2023-05-01T00:28:00Z">
        <w:r w:rsidR="007348F7" w:rsidRPr="007348F7">
          <w:rPr>
            <w:rFonts w:eastAsiaTheme="minorEastAsia"/>
            <w:sz w:val="24"/>
            <w:szCs w:val="24"/>
          </w:rPr>
          <w:t>2659.</w:t>
        </w:r>
        <w:r w:rsidR="007348F7">
          <w:rPr>
            <w:rFonts w:eastAsiaTheme="minorEastAsia"/>
            <w:sz w:val="24"/>
            <w:szCs w:val="24"/>
          </w:rPr>
          <w:t>63+/-</w:t>
        </w:r>
        <w:r w:rsidR="007348F7" w:rsidRPr="007348F7">
          <w:rPr>
            <w:rFonts w:eastAsiaTheme="minorEastAsia"/>
            <w:sz w:val="24"/>
            <w:szCs w:val="24"/>
          </w:rPr>
          <w:t>4322.46</w:t>
        </w:r>
        <w:r w:rsidR="007348F7">
          <w:rPr>
            <w:rFonts w:eastAsiaTheme="minorEastAsia"/>
            <w:sz w:val="24"/>
            <w:szCs w:val="24"/>
          </w:rPr>
          <w:t xml:space="preserve"> n=</w:t>
        </w:r>
        <w:r w:rsidR="007348F7" w:rsidRPr="007348F7">
          <w:rPr>
            <w:rFonts w:eastAsiaTheme="minorEastAsia"/>
            <w:sz w:val="24"/>
            <w:szCs w:val="24"/>
          </w:rPr>
          <w:t>65</w:t>
        </w:r>
      </w:ins>
      <w:ins w:id="2139" w:author="Boris Gafurov" w:date="2023-04-30T23:25:00Z">
        <w:r>
          <w:rPr>
            <w:rFonts w:eastAsiaTheme="minorEastAsia"/>
            <w:sz w:val="24"/>
            <w:szCs w:val="24"/>
          </w:rPr>
          <w:t>) was significantly different from high CPU load data (Fig.</w:t>
        </w:r>
      </w:ins>
      <w:ins w:id="2140" w:author="Boris Gafurov" w:date="2023-05-01T00:28:00Z">
        <w:r w:rsidR="007348F7">
          <w:rPr>
            <w:rFonts w:eastAsiaTheme="minorEastAsia"/>
            <w:sz w:val="24"/>
            <w:szCs w:val="24"/>
          </w:rPr>
          <w:t>19</w:t>
        </w:r>
      </w:ins>
      <w:ins w:id="2141" w:author="Boris Gafurov" w:date="2023-04-30T23:25:00Z">
        <w:r>
          <w:rPr>
            <w:rFonts w:eastAsiaTheme="minorEastAsia"/>
            <w:sz w:val="24"/>
            <w:szCs w:val="24"/>
          </w:rPr>
          <w:t xml:space="preserve">F; </w:t>
        </w:r>
      </w:ins>
      <w:ins w:id="2142" w:author="Boris Gafurov" w:date="2023-05-01T00:29:00Z">
        <w:r w:rsidR="007348F7" w:rsidRPr="007348F7">
          <w:rPr>
            <w:rFonts w:eastAsiaTheme="minorEastAsia"/>
            <w:sz w:val="24"/>
            <w:szCs w:val="24"/>
          </w:rPr>
          <w:t>388.8</w:t>
        </w:r>
        <w:r w:rsidR="007348F7">
          <w:rPr>
            <w:rFonts w:eastAsiaTheme="minorEastAsia"/>
            <w:sz w:val="24"/>
            <w:szCs w:val="24"/>
          </w:rPr>
          <w:t>1+/-</w:t>
        </w:r>
        <w:r w:rsidR="007348F7" w:rsidRPr="007348F7">
          <w:rPr>
            <w:rFonts w:eastAsiaTheme="minorEastAsia"/>
            <w:sz w:val="24"/>
            <w:szCs w:val="24"/>
          </w:rPr>
          <w:t>8.86</w:t>
        </w:r>
        <w:r w:rsidR="007348F7">
          <w:rPr>
            <w:rFonts w:eastAsiaTheme="minorEastAsia"/>
            <w:sz w:val="24"/>
            <w:szCs w:val="24"/>
          </w:rPr>
          <w:t xml:space="preserve"> n=</w:t>
        </w:r>
        <w:r w:rsidR="007348F7" w:rsidRPr="007348F7">
          <w:rPr>
            <w:rFonts w:eastAsiaTheme="minorEastAsia"/>
            <w:sz w:val="24"/>
            <w:szCs w:val="24"/>
          </w:rPr>
          <w:t>462</w:t>
        </w:r>
      </w:ins>
      <w:ins w:id="2143" w:author="Boris Gafurov" w:date="2023-04-30T23:25:00Z">
        <w:r>
          <w:rPr>
            <w:rFonts w:eastAsiaTheme="minorEastAsia"/>
            <w:sz w:val="24"/>
            <w:szCs w:val="24"/>
          </w:rPr>
          <w:t xml:space="preserve">) with Z scores of </w:t>
        </w:r>
      </w:ins>
      <w:ins w:id="2144" w:author="Boris Gafurov" w:date="2023-05-01T00:29:00Z">
        <w:r w:rsidR="007348F7">
          <w:rPr>
            <w:rFonts w:eastAsiaTheme="minorEastAsia"/>
            <w:sz w:val="24"/>
            <w:szCs w:val="24"/>
          </w:rPr>
          <w:t>4.24</w:t>
        </w:r>
      </w:ins>
      <w:ins w:id="2145" w:author="Boris Gafurov" w:date="2023-04-30T23:25:00Z">
        <w:r>
          <w:rPr>
            <w:rFonts w:eastAsiaTheme="minorEastAsia"/>
            <w:sz w:val="24"/>
            <w:szCs w:val="24"/>
          </w:rPr>
          <w:t>. 100% (Fig.</w:t>
        </w:r>
      </w:ins>
      <w:ins w:id="2146" w:author="Boris Gafurov" w:date="2023-05-01T00:30:00Z">
        <w:r w:rsidR="007348F7">
          <w:rPr>
            <w:rFonts w:eastAsiaTheme="minorEastAsia"/>
            <w:sz w:val="24"/>
            <w:szCs w:val="24"/>
          </w:rPr>
          <w:t>19</w:t>
        </w:r>
      </w:ins>
      <w:ins w:id="2147" w:author="Boris Gafurov" w:date="2023-04-30T23:25:00Z">
        <w:r>
          <w:rPr>
            <w:rFonts w:eastAsiaTheme="minorEastAsia"/>
            <w:sz w:val="24"/>
            <w:szCs w:val="24"/>
          </w:rPr>
          <w:t>B)</w:t>
        </w:r>
      </w:ins>
      <w:ins w:id="2148" w:author="Boris Gafurov" w:date="2023-05-01T00:34:00Z">
        <w:r w:rsidR="005F69DE">
          <w:rPr>
            <w:rFonts w:eastAsiaTheme="minorEastAsia"/>
            <w:sz w:val="24"/>
            <w:szCs w:val="24"/>
          </w:rPr>
          <w:t xml:space="preserve"> stationary</w:t>
        </w:r>
      </w:ins>
      <w:ins w:id="2149" w:author="Boris Gafurov" w:date="2023-04-30T23:25:00Z">
        <w:r>
          <w:rPr>
            <w:rFonts w:eastAsiaTheme="minorEastAsia"/>
            <w:sz w:val="24"/>
            <w:szCs w:val="24"/>
          </w:rPr>
          <w:t xml:space="preserve"> and </w:t>
        </w:r>
      </w:ins>
      <w:ins w:id="2150" w:author="Boris Gafurov" w:date="2023-05-01T00:34:00Z">
        <w:r w:rsidR="005F69DE">
          <w:rPr>
            <w:rFonts w:eastAsiaTheme="minorEastAsia"/>
            <w:sz w:val="24"/>
            <w:szCs w:val="24"/>
          </w:rPr>
          <w:t xml:space="preserve">moving </w:t>
        </w:r>
      </w:ins>
      <w:ins w:id="2151" w:author="Boris Gafurov" w:date="2023-04-30T23:25:00Z">
        <w:r>
          <w:rPr>
            <w:rFonts w:eastAsiaTheme="minorEastAsia"/>
            <w:sz w:val="24"/>
            <w:szCs w:val="24"/>
          </w:rPr>
          <w:t>(Fig.</w:t>
        </w:r>
      </w:ins>
      <w:ins w:id="2152" w:author="Boris Gafurov" w:date="2023-05-01T00:30:00Z">
        <w:r w:rsidR="007348F7">
          <w:rPr>
            <w:rFonts w:eastAsiaTheme="minorEastAsia"/>
            <w:sz w:val="24"/>
            <w:szCs w:val="24"/>
          </w:rPr>
          <w:t>19</w:t>
        </w:r>
      </w:ins>
      <w:ins w:id="2153" w:author="Boris Gafurov" w:date="2023-05-01T00:34:00Z">
        <w:r w:rsidR="005F69DE">
          <w:rPr>
            <w:rFonts w:eastAsiaTheme="minorEastAsia"/>
            <w:sz w:val="24"/>
            <w:szCs w:val="24"/>
          </w:rPr>
          <w:t>C</w:t>
        </w:r>
      </w:ins>
      <w:ins w:id="2154" w:author="Boris Gafurov" w:date="2023-04-30T23:25:00Z">
        <w:r>
          <w:rPr>
            <w:rFonts w:eastAsiaTheme="minorEastAsia"/>
            <w:sz w:val="24"/>
            <w:szCs w:val="24"/>
          </w:rPr>
          <w:t>) charged devices (</w:t>
        </w:r>
      </w:ins>
      <w:ins w:id="2155" w:author="Boris Gafurov" w:date="2023-05-01T00:30:00Z">
        <w:r w:rsidR="007348F7" w:rsidRPr="007348F7">
          <w:rPr>
            <w:rFonts w:eastAsiaTheme="minorEastAsia"/>
            <w:sz w:val="24"/>
            <w:szCs w:val="24"/>
          </w:rPr>
          <w:t>180000</w:t>
        </w:r>
        <w:r w:rsidR="007348F7">
          <w:rPr>
            <w:rFonts w:eastAsiaTheme="minorEastAsia"/>
            <w:sz w:val="24"/>
            <w:szCs w:val="24"/>
          </w:rPr>
          <w:t xml:space="preserve">, </w:t>
        </w:r>
        <w:r w:rsidR="007348F7" w:rsidRPr="007348F7">
          <w:rPr>
            <w:rFonts w:eastAsiaTheme="minorEastAsia"/>
            <w:sz w:val="24"/>
            <w:szCs w:val="24"/>
          </w:rPr>
          <w:t>123373</w:t>
        </w:r>
      </w:ins>
      <w:ins w:id="2156" w:author="Boris Gafurov" w:date="2023-04-30T23:25:00Z">
        <w:r>
          <w:rPr>
            <w:rFonts w:eastAsiaTheme="minorEastAsia"/>
            <w:sz w:val="24"/>
            <w:szCs w:val="24"/>
          </w:rPr>
          <w:t xml:space="preserve">, respectively) </w:t>
        </w:r>
      </w:ins>
      <w:ins w:id="2157" w:author="Boris Gafurov" w:date="2023-05-01T00:31:00Z">
        <w:r w:rsidR="007348F7">
          <w:rPr>
            <w:rFonts w:eastAsiaTheme="minorEastAsia"/>
            <w:sz w:val="24"/>
            <w:szCs w:val="24"/>
          </w:rPr>
          <w:t>had only one point in the data collected</w:t>
        </w:r>
      </w:ins>
      <w:ins w:id="2158" w:author="Boris Gafurov" w:date="2023-05-01T00:33:00Z">
        <w:r w:rsidR="005F69DE">
          <w:rPr>
            <w:rFonts w:eastAsiaTheme="minorEastAsia"/>
            <w:sz w:val="24"/>
            <w:szCs w:val="24"/>
          </w:rPr>
          <w:t xml:space="preserve"> and were excluded from analyses</w:t>
        </w:r>
      </w:ins>
      <w:ins w:id="2159" w:author="Boris Gafurov" w:date="2023-04-30T23:25:00Z">
        <w:r>
          <w:rPr>
            <w:rFonts w:eastAsiaTheme="minorEastAsia"/>
            <w:sz w:val="24"/>
            <w:szCs w:val="24"/>
          </w:rPr>
          <w:t xml:space="preserve">. </w:t>
        </w:r>
      </w:ins>
      <w:ins w:id="2160" w:author="Boris Gafurov" w:date="2023-05-01T00:43:00Z">
        <w:r w:rsidR="00611F1F">
          <w:rPr>
            <w:rFonts w:eastAsiaTheme="minorEastAsia"/>
            <w:sz w:val="24"/>
            <w:szCs w:val="24"/>
          </w:rPr>
          <w:t xml:space="preserve">Distributions of </w:t>
        </w:r>
      </w:ins>
      <w:ins w:id="2161" w:author="Boris Gafurov" w:date="2023-05-01T00:34:00Z">
        <w:r w:rsidR="005F69DE">
          <w:rPr>
            <w:rFonts w:eastAsiaTheme="minorEastAsia"/>
            <w:sz w:val="24"/>
            <w:szCs w:val="24"/>
          </w:rPr>
          <w:t xml:space="preserve">10% </w:t>
        </w:r>
      </w:ins>
      <w:ins w:id="2162" w:author="Boris Gafurov" w:date="2023-05-01T00:35:00Z">
        <w:r w:rsidR="005F69DE">
          <w:rPr>
            <w:rFonts w:eastAsiaTheme="minorEastAsia"/>
            <w:sz w:val="24"/>
            <w:szCs w:val="24"/>
          </w:rPr>
          <w:t>charged s</w:t>
        </w:r>
      </w:ins>
      <w:ins w:id="2163" w:author="Boris Gafurov" w:date="2023-05-01T00:34:00Z">
        <w:r w:rsidR="005F69DE">
          <w:rPr>
            <w:rFonts w:eastAsiaTheme="minorEastAsia"/>
            <w:sz w:val="24"/>
            <w:szCs w:val="24"/>
          </w:rPr>
          <w:t>tationary</w:t>
        </w:r>
      </w:ins>
      <w:ins w:id="2164" w:author="Boris Gafurov" w:date="2023-04-30T23:25:00Z">
        <w:r>
          <w:rPr>
            <w:rFonts w:eastAsiaTheme="minorEastAsia"/>
            <w:sz w:val="24"/>
            <w:szCs w:val="24"/>
          </w:rPr>
          <w:t xml:space="preserve"> and </w:t>
        </w:r>
      </w:ins>
      <w:ins w:id="2165" w:author="Boris Gafurov" w:date="2023-05-01T00:35:00Z">
        <w:r w:rsidR="005F69DE">
          <w:rPr>
            <w:rFonts w:eastAsiaTheme="minorEastAsia"/>
            <w:sz w:val="24"/>
            <w:szCs w:val="24"/>
          </w:rPr>
          <w:t>moving</w:t>
        </w:r>
      </w:ins>
      <w:ins w:id="2166" w:author="Boris Gafurov" w:date="2023-04-30T23:25:00Z">
        <w:r>
          <w:rPr>
            <w:rFonts w:eastAsiaTheme="minorEastAsia"/>
            <w:sz w:val="24"/>
            <w:szCs w:val="24"/>
          </w:rPr>
          <w:t xml:space="preserve"> devices (</w:t>
        </w:r>
      </w:ins>
      <w:ins w:id="2167" w:author="Boris Gafurov" w:date="2023-05-01T00:45:00Z">
        <w:r w:rsidR="00611F1F">
          <w:rPr>
            <w:rFonts w:eastAsiaTheme="minorEastAsia"/>
            <w:sz w:val="24"/>
            <w:szCs w:val="24"/>
          </w:rPr>
          <w:t>Fig.19D</w:t>
        </w:r>
        <w:r w:rsidR="00611F1F">
          <w:rPr>
            <w:rFonts w:eastAsiaTheme="minorEastAsia"/>
            <w:sz w:val="24"/>
            <w:szCs w:val="24"/>
          </w:rPr>
          <w:t xml:space="preserve">, </w:t>
        </w:r>
      </w:ins>
      <w:ins w:id="2168" w:author="Boris Gafurov" w:date="2023-05-01T00:35:00Z">
        <w:r w:rsidR="005F69DE" w:rsidRPr="005F69DE">
          <w:rPr>
            <w:rFonts w:eastAsiaTheme="minorEastAsia"/>
            <w:sz w:val="24"/>
            <w:szCs w:val="24"/>
          </w:rPr>
          <w:t>6237.89</w:t>
        </w:r>
      </w:ins>
      <w:ins w:id="2169" w:author="Boris Gafurov" w:date="2023-05-01T00:36:00Z">
        <w:r w:rsidR="005F69DE">
          <w:rPr>
            <w:rFonts w:eastAsiaTheme="minorEastAsia"/>
            <w:sz w:val="24"/>
            <w:szCs w:val="24"/>
          </w:rPr>
          <w:t>+/-</w:t>
        </w:r>
        <w:r w:rsidR="005F69DE" w:rsidRPr="005F69DE">
          <w:rPr>
            <w:rFonts w:eastAsiaTheme="minorEastAsia"/>
            <w:sz w:val="24"/>
            <w:szCs w:val="24"/>
          </w:rPr>
          <w:t>15117.1</w:t>
        </w:r>
        <w:r w:rsidR="005F69DE">
          <w:rPr>
            <w:rFonts w:eastAsiaTheme="minorEastAsia"/>
            <w:sz w:val="24"/>
            <w:szCs w:val="24"/>
          </w:rPr>
          <w:t>7</w:t>
        </w:r>
      </w:ins>
      <w:ins w:id="2170" w:author="Boris Gafurov" w:date="2023-05-01T00:37:00Z">
        <w:r w:rsidR="005F69DE">
          <w:rPr>
            <w:rFonts w:eastAsiaTheme="minorEastAsia"/>
            <w:sz w:val="24"/>
            <w:szCs w:val="24"/>
          </w:rPr>
          <w:t xml:space="preserve"> n=9, </w:t>
        </w:r>
      </w:ins>
      <w:ins w:id="2171" w:author="Boris Gafurov" w:date="2023-05-01T00:45:00Z">
        <w:r w:rsidR="00611F1F">
          <w:rPr>
            <w:rFonts w:eastAsiaTheme="minorEastAsia"/>
            <w:sz w:val="24"/>
            <w:szCs w:val="24"/>
          </w:rPr>
          <w:t>Fig.19</w:t>
        </w:r>
        <w:r w:rsidR="00611F1F">
          <w:rPr>
            <w:rFonts w:eastAsiaTheme="minorEastAsia"/>
            <w:sz w:val="24"/>
            <w:szCs w:val="24"/>
          </w:rPr>
          <w:t>E,</w:t>
        </w:r>
        <w:r w:rsidR="00611F1F" w:rsidRPr="005F69DE">
          <w:rPr>
            <w:rFonts w:eastAsiaTheme="minorEastAsia"/>
            <w:sz w:val="24"/>
            <w:szCs w:val="24"/>
          </w:rPr>
          <w:t xml:space="preserve"> </w:t>
        </w:r>
      </w:ins>
      <w:ins w:id="2172" w:author="Boris Gafurov" w:date="2023-05-01T00:35:00Z">
        <w:r w:rsidR="005F69DE" w:rsidRPr="005F69DE">
          <w:rPr>
            <w:rFonts w:eastAsiaTheme="minorEastAsia"/>
            <w:sz w:val="24"/>
            <w:szCs w:val="24"/>
          </w:rPr>
          <w:t>11087</w:t>
        </w:r>
      </w:ins>
      <w:ins w:id="2173" w:author="Boris Gafurov" w:date="2023-05-01T00:37:00Z">
        <w:r w:rsidR="005F69DE">
          <w:rPr>
            <w:rFonts w:eastAsiaTheme="minorEastAsia"/>
            <w:sz w:val="24"/>
            <w:szCs w:val="24"/>
          </w:rPr>
          <w:t>+/-</w:t>
        </w:r>
        <w:r w:rsidR="005F69DE" w:rsidRPr="005F69DE">
          <w:rPr>
            <w:rFonts w:eastAsiaTheme="minorEastAsia"/>
            <w:sz w:val="24"/>
            <w:szCs w:val="24"/>
          </w:rPr>
          <w:t>28023.67</w:t>
        </w:r>
        <w:r w:rsidR="005F69DE">
          <w:rPr>
            <w:rFonts w:eastAsiaTheme="minorEastAsia"/>
            <w:sz w:val="24"/>
            <w:szCs w:val="24"/>
          </w:rPr>
          <w:t xml:space="preserve"> n=12, </w:t>
        </w:r>
      </w:ins>
      <w:ins w:id="2174" w:author="Boris Gafurov" w:date="2023-04-30T23:25:00Z">
        <w:r>
          <w:rPr>
            <w:rFonts w:eastAsiaTheme="minorEastAsia"/>
            <w:sz w:val="24"/>
            <w:szCs w:val="24"/>
          </w:rPr>
          <w:t xml:space="preserve">respectively) were </w:t>
        </w:r>
      </w:ins>
      <w:ins w:id="2175" w:author="Boris Gafurov" w:date="2023-05-01T00:43:00Z">
        <w:r w:rsidR="00611F1F">
          <w:rPr>
            <w:rFonts w:eastAsiaTheme="minorEastAsia"/>
            <w:sz w:val="24"/>
            <w:szCs w:val="24"/>
          </w:rPr>
          <w:t xml:space="preserve">not </w:t>
        </w:r>
      </w:ins>
      <w:ins w:id="2176" w:author="Boris Gafurov" w:date="2023-05-01T00:44:00Z">
        <w:r w:rsidR="00611F1F">
          <w:rPr>
            <w:rFonts w:eastAsiaTheme="minorEastAsia"/>
            <w:sz w:val="24"/>
            <w:szCs w:val="24"/>
          </w:rPr>
          <w:t xml:space="preserve">significantly </w:t>
        </w:r>
      </w:ins>
      <w:ins w:id="2177" w:author="Boris Gafurov" w:date="2023-04-30T23:25:00Z">
        <w:r>
          <w:rPr>
            <w:rFonts w:eastAsiaTheme="minorEastAsia"/>
            <w:sz w:val="24"/>
            <w:szCs w:val="24"/>
          </w:rPr>
          <w:t>different from 100% high load (</w:t>
        </w:r>
      </w:ins>
      <w:ins w:id="2178" w:author="Boris Gafurov" w:date="2023-05-01T00:46:00Z">
        <w:r w:rsidR="00611F1F">
          <w:rPr>
            <w:rFonts w:eastAsiaTheme="minorEastAsia"/>
            <w:sz w:val="24"/>
            <w:szCs w:val="24"/>
          </w:rPr>
          <w:t xml:space="preserve">Fig.19F; </w:t>
        </w:r>
        <w:r w:rsidR="00611F1F" w:rsidRPr="007348F7">
          <w:rPr>
            <w:rFonts w:eastAsiaTheme="minorEastAsia"/>
            <w:sz w:val="24"/>
            <w:szCs w:val="24"/>
          </w:rPr>
          <w:t>388.8</w:t>
        </w:r>
        <w:r w:rsidR="00611F1F">
          <w:rPr>
            <w:rFonts w:eastAsiaTheme="minorEastAsia"/>
            <w:sz w:val="24"/>
            <w:szCs w:val="24"/>
          </w:rPr>
          <w:t>1+/-</w:t>
        </w:r>
        <w:r w:rsidR="00611F1F" w:rsidRPr="007348F7">
          <w:rPr>
            <w:rFonts w:eastAsiaTheme="minorEastAsia"/>
            <w:sz w:val="24"/>
            <w:szCs w:val="24"/>
          </w:rPr>
          <w:t>8.86</w:t>
        </w:r>
        <w:r w:rsidR="00611F1F">
          <w:rPr>
            <w:rFonts w:eastAsiaTheme="minorEastAsia"/>
            <w:sz w:val="24"/>
            <w:szCs w:val="24"/>
          </w:rPr>
          <w:t xml:space="preserve"> n=</w:t>
        </w:r>
        <w:r w:rsidR="00611F1F" w:rsidRPr="007348F7">
          <w:rPr>
            <w:rFonts w:eastAsiaTheme="minorEastAsia"/>
            <w:sz w:val="24"/>
            <w:szCs w:val="24"/>
          </w:rPr>
          <w:t>462</w:t>
        </w:r>
        <w:r w:rsidR="00611F1F">
          <w:rPr>
            <w:rFonts w:eastAsiaTheme="minorEastAsia"/>
            <w:sz w:val="24"/>
            <w:szCs w:val="24"/>
          </w:rPr>
          <w:t>, Fig.G,</w:t>
        </w:r>
      </w:ins>
      <w:ins w:id="2179" w:author="Boris Gafurov" w:date="2023-05-01T00:44:00Z">
        <w:r w:rsidR="00611F1F" w:rsidRPr="00611F1F">
          <w:rPr>
            <w:rFonts w:eastAsiaTheme="minorEastAsia"/>
            <w:sz w:val="24"/>
            <w:szCs w:val="24"/>
          </w:rPr>
          <w:t>388.85</w:t>
        </w:r>
        <w:r w:rsidR="00611F1F">
          <w:rPr>
            <w:rFonts w:eastAsiaTheme="minorEastAsia"/>
            <w:sz w:val="24"/>
            <w:szCs w:val="24"/>
          </w:rPr>
          <w:t>+/</w:t>
        </w:r>
      </w:ins>
      <w:ins w:id="2180" w:author="Boris Gafurov" w:date="2023-05-01T00:45:00Z">
        <w:r w:rsidR="00611F1F">
          <w:rPr>
            <w:rFonts w:eastAsiaTheme="minorEastAsia"/>
            <w:sz w:val="24"/>
            <w:szCs w:val="24"/>
          </w:rPr>
          <w:t>-</w:t>
        </w:r>
      </w:ins>
      <w:ins w:id="2181" w:author="Boris Gafurov" w:date="2023-05-01T00:44:00Z">
        <w:r w:rsidR="00611F1F" w:rsidRPr="00611F1F">
          <w:rPr>
            <w:rFonts w:eastAsiaTheme="minorEastAsia"/>
            <w:sz w:val="24"/>
            <w:szCs w:val="24"/>
          </w:rPr>
          <w:t>9.13</w:t>
        </w:r>
      </w:ins>
      <w:ins w:id="2182" w:author="Boris Gafurov" w:date="2023-05-01T00:45:00Z">
        <w:r w:rsidR="00611F1F">
          <w:rPr>
            <w:rFonts w:eastAsiaTheme="minorEastAsia"/>
            <w:sz w:val="24"/>
            <w:szCs w:val="24"/>
          </w:rPr>
          <w:t xml:space="preserve"> n=</w:t>
        </w:r>
      </w:ins>
      <w:ins w:id="2183" w:author="Boris Gafurov" w:date="2023-05-01T00:44:00Z">
        <w:r w:rsidR="00611F1F" w:rsidRPr="00611F1F">
          <w:rPr>
            <w:rFonts w:eastAsiaTheme="minorEastAsia"/>
            <w:sz w:val="24"/>
            <w:szCs w:val="24"/>
          </w:rPr>
          <w:t>462</w:t>
        </w:r>
      </w:ins>
      <w:ins w:id="2184" w:author="Boris Gafurov" w:date="2023-04-30T23:25:00Z">
        <w:r>
          <w:rPr>
            <w:rFonts w:eastAsiaTheme="minorEastAsia"/>
            <w:sz w:val="24"/>
            <w:szCs w:val="24"/>
          </w:rPr>
          <w:t xml:space="preserve">) </w:t>
        </w:r>
      </w:ins>
      <w:ins w:id="2185" w:author="Boris Gafurov" w:date="2023-05-01T00:46:00Z">
        <w:r w:rsidR="00611F1F">
          <w:rPr>
            <w:rFonts w:eastAsiaTheme="minorEastAsia"/>
            <w:sz w:val="24"/>
            <w:szCs w:val="24"/>
          </w:rPr>
          <w:t>but showed a tre</w:t>
        </w:r>
      </w:ins>
      <w:ins w:id="2186" w:author="Boris Gafurov" w:date="2023-05-01T00:47:00Z">
        <w:r w:rsidR="00611F1F">
          <w:rPr>
            <w:rFonts w:eastAsiaTheme="minorEastAsia"/>
            <w:sz w:val="24"/>
            <w:szCs w:val="24"/>
          </w:rPr>
          <w:t xml:space="preserve">nd </w:t>
        </w:r>
      </w:ins>
      <w:ins w:id="2187" w:author="Boris Gafurov" w:date="2023-04-30T23:25:00Z">
        <w:r>
          <w:rPr>
            <w:rFonts w:eastAsiaTheme="minorEastAsia"/>
            <w:sz w:val="24"/>
            <w:szCs w:val="24"/>
          </w:rPr>
          <w:t>with Z scores of 1.</w:t>
        </w:r>
      </w:ins>
      <w:ins w:id="2188" w:author="Boris Gafurov" w:date="2023-05-01T00:47:00Z">
        <w:r w:rsidR="00611F1F">
          <w:rPr>
            <w:rFonts w:eastAsiaTheme="minorEastAsia"/>
            <w:sz w:val="24"/>
            <w:szCs w:val="24"/>
          </w:rPr>
          <w:t xml:space="preserve">16 </w:t>
        </w:r>
      </w:ins>
      <w:ins w:id="2189" w:author="Boris Gafurov" w:date="2023-04-30T23:25:00Z">
        <w:r>
          <w:rPr>
            <w:rFonts w:eastAsiaTheme="minorEastAsia"/>
            <w:sz w:val="24"/>
            <w:szCs w:val="24"/>
          </w:rPr>
          <w:t xml:space="preserve">and </w:t>
        </w:r>
      </w:ins>
      <w:ins w:id="2190" w:author="Boris Gafurov" w:date="2023-05-01T00:47:00Z">
        <w:r w:rsidR="00611F1F">
          <w:rPr>
            <w:rFonts w:eastAsiaTheme="minorEastAsia"/>
            <w:sz w:val="24"/>
            <w:szCs w:val="24"/>
          </w:rPr>
          <w:t>1.32</w:t>
        </w:r>
      </w:ins>
      <w:ins w:id="2191" w:author="Boris Gafurov" w:date="2023-04-30T23:25:00Z">
        <w:r>
          <w:rPr>
            <w:rFonts w:eastAsiaTheme="minorEastAsia"/>
            <w:sz w:val="24"/>
            <w:szCs w:val="24"/>
          </w:rPr>
          <w:t xml:space="preserve">, respectively. </w:t>
        </w:r>
      </w:ins>
      <w:ins w:id="2192" w:author="Boris Gafurov" w:date="2023-05-01T00:55:00Z">
        <w:r w:rsidR="00993370">
          <w:rPr>
            <w:rFonts w:eastAsiaTheme="minorEastAsia"/>
            <w:sz w:val="24"/>
            <w:szCs w:val="24"/>
          </w:rPr>
          <w:t xml:space="preserve">Comparison with the Google Pixel 6s device was </w:t>
        </w:r>
      </w:ins>
      <w:ins w:id="2193" w:author="Boris Gafurov" w:date="2023-05-01T00:56:00Z">
        <w:r w:rsidR="00993370">
          <w:rPr>
            <w:rFonts w:eastAsiaTheme="minorEastAsia"/>
            <w:sz w:val="24"/>
            <w:szCs w:val="24"/>
          </w:rPr>
          <w:t>difficult to conduct due to the very small datasets</w:t>
        </w:r>
      </w:ins>
      <w:ins w:id="2194" w:author="Boris Gafurov" w:date="2023-05-01T00:57:00Z">
        <w:r w:rsidR="00993370">
          <w:rPr>
            <w:rFonts w:eastAsiaTheme="minorEastAsia"/>
            <w:sz w:val="24"/>
            <w:szCs w:val="24"/>
          </w:rPr>
          <w:t xml:space="preserve">. Though, </w:t>
        </w:r>
      </w:ins>
      <w:ins w:id="2195" w:author="Boris Gafurov" w:date="2023-05-01T00:59:00Z">
        <w:r w:rsidR="00993370">
          <w:rPr>
            <w:rFonts w:eastAsiaTheme="minorEastAsia"/>
            <w:sz w:val="24"/>
            <w:szCs w:val="24"/>
          </w:rPr>
          <w:t>Google Pixel 6a had more significant differences in the dis</w:t>
        </w:r>
      </w:ins>
      <w:ins w:id="2196" w:author="Boris Gafurov" w:date="2023-05-01T01:00:00Z">
        <w:r w:rsidR="00993370">
          <w:rPr>
            <w:rFonts w:eastAsiaTheme="minorEastAsia"/>
            <w:sz w:val="24"/>
            <w:szCs w:val="24"/>
          </w:rPr>
          <w:t>tributions of the intervals, specifically when device was 100% and 10% charged and moving</w:t>
        </w:r>
      </w:ins>
      <w:ins w:id="2197" w:author="Boris Gafurov" w:date="2023-05-01T00:58:00Z">
        <w:r w:rsidR="00993370">
          <w:rPr>
            <w:rFonts w:eastAsiaTheme="minorEastAsia"/>
            <w:sz w:val="24"/>
            <w:szCs w:val="24"/>
          </w:rPr>
          <w:t xml:space="preserve">. </w:t>
        </w:r>
      </w:ins>
    </w:p>
    <w:p w14:paraId="22C0904C" w14:textId="77777777" w:rsidR="00D50DEE" w:rsidRDefault="00D50DEE" w:rsidP="00EC0786">
      <w:pPr>
        <w:rPr>
          <w:ins w:id="2198" w:author="Boris Gafurov" w:date="2023-04-30T23:25:00Z"/>
          <w:rFonts w:eastAsiaTheme="minorEastAsia"/>
          <w:sz w:val="24"/>
          <w:szCs w:val="24"/>
        </w:rPr>
      </w:pPr>
    </w:p>
    <w:p w14:paraId="2CFEDFE3" w14:textId="2D15E12A" w:rsidR="00EC0786" w:rsidRDefault="00EC0786" w:rsidP="00EC0786">
      <w:pPr>
        <w:rPr>
          <w:ins w:id="2199" w:author="Boris Gafurov" w:date="2023-04-30T23:25:00Z"/>
          <w:rFonts w:eastAsiaTheme="minorEastAsia"/>
          <w:sz w:val="24"/>
          <w:szCs w:val="24"/>
        </w:rPr>
      </w:pPr>
      <w:ins w:id="2200" w:author="Boris Gafurov" w:date="2023-04-30T23:25:00Z">
        <w:r>
          <w:rPr>
            <w:rFonts w:eastAsiaTheme="minorEastAsia"/>
            <w:sz w:val="24"/>
            <w:szCs w:val="24"/>
          </w:rPr>
          <w:t xml:space="preserve">Figure </w:t>
        </w:r>
      </w:ins>
      <w:ins w:id="2201" w:author="Boris Gafurov" w:date="2023-05-01T00:00:00Z">
        <w:r w:rsidR="000477BA">
          <w:rPr>
            <w:rFonts w:eastAsiaTheme="minorEastAsia"/>
            <w:sz w:val="24"/>
            <w:szCs w:val="24"/>
          </w:rPr>
          <w:t>19</w:t>
        </w:r>
      </w:ins>
      <w:ins w:id="2202" w:author="Boris Gafurov" w:date="2023-04-30T23:25:00Z">
        <w:r>
          <w:rPr>
            <w:rFonts w:eastAsiaTheme="minorEastAsia"/>
            <w:sz w:val="24"/>
            <w:szCs w:val="24"/>
          </w:rPr>
          <w:t xml:space="preserve">. </w:t>
        </w:r>
      </w:ins>
      <w:ins w:id="2203" w:author="Boris Gafurov" w:date="2023-05-01T00:00:00Z">
        <w:r w:rsidR="00D50DEE">
          <w:rPr>
            <w:rFonts w:eastAsiaTheme="minorEastAsia"/>
            <w:sz w:val="24"/>
            <w:szCs w:val="24"/>
          </w:rPr>
          <w:t>M</w:t>
        </w:r>
      </w:ins>
      <w:ins w:id="2204" w:author="Boris Gafurov" w:date="2023-04-30T23:25:00Z">
        <w:r>
          <w:rPr>
            <w:rFonts w:eastAsiaTheme="minorEastAsia"/>
            <w:sz w:val="24"/>
            <w:szCs w:val="24"/>
          </w:rPr>
          <w:t xml:space="preserve">oving device reads gyroscope data </w:t>
        </w:r>
      </w:ins>
      <w:ins w:id="2205" w:author="Boris Gafurov" w:date="2023-05-01T00:00:00Z">
        <w:r w:rsidR="00D50DEE">
          <w:rPr>
            <w:rFonts w:eastAsiaTheme="minorEastAsia"/>
            <w:sz w:val="24"/>
            <w:szCs w:val="24"/>
          </w:rPr>
          <w:t>similarly to stationary</w:t>
        </w:r>
      </w:ins>
      <w:ins w:id="2206" w:author="Boris Gafurov" w:date="2023-04-30T23:25:00Z">
        <w:r>
          <w:rPr>
            <w:rFonts w:eastAsiaTheme="minorEastAsia"/>
            <w:sz w:val="24"/>
            <w:szCs w:val="24"/>
          </w:rPr>
          <w:t>.</w:t>
        </w:r>
      </w:ins>
    </w:p>
    <w:p w14:paraId="6A50F026" w14:textId="710D3A4B" w:rsidR="00EC0786" w:rsidRDefault="000477BA" w:rsidP="6A7CCFFD">
      <w:pPr>
        <w:rPr>
          <w:ins w:id="2207" w:author="Boris Gafurov" w:date="2023-05-01T00:23:00Z"/>
          <w:rFonts w:eastAsiaTheme="minorEastAsia"/>
          <w:b/>
          <w:bCs/>
          <w:sz w:val="24"/>
          <w:szCs w:val="24"/>
        </w:rPr>
      </w:pPr>
      <w:ins w:id="2208" w:author="Boris Gafurov" w:date="2023-04-30T23:59:00Z">
        <w:r>
          <w:rPr>
            <w:noProof/>
          </w:rPr>
          <w:drawing>
            <wp:inline distT="0" distB="0" distL="0" distR="0" wp14:anchorId="23824D5A" wp14:editId="45433275">
              <wp:extent cx="5943600" cy="3812540"/>
              <wp:effectExtent l="0" t="0" r="0" b="0"/>
              <wp:docPr id="46029429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94299" name="Picture 1" descr="Chart, bar chart&#10;&#10;Description automatically generated"/>
                      <pic:cNvPicPr/>
                    </pic:nvPicPr>
                    <pic:blipFill>
                      <a:blip r:embed="rId34"/>
                      <a:stretch>
                        <a:fillRect/>
                      </a:stretch>
                    </pic:blipFill>
                    <pic:spPr>
                      <a:xfrm>
                        <a:off x="0" y="0"/>
                        <a:ext cx="5943600" cy="3812540"/>
                      </a:xfrm>
                      <a:prstGeom prst="rect">
                        <a:avLst/>
                      </a:prstGeom>
                    </pic:spPr>
                  </pic:pic>
                </a:graphicData>
              </a:graphic>
            </wp:inline>
          </w:drawing>
        </w:r>
      </w:ins>
    </w:p>
    <w:p w14:paraId="0662DDC2" w14:textId="1C4C901C" w:rsidR="007348F7" w:rsidRDefault="007348F7" w:rsidP="6A7CCFFD">
      <w:pPr>
        <w:rPr>
          <w:ins w:id="2209" w:author="Boris Gafurov" w:date="2023-05-01T01:01:00Z"/>
          <w:rFonts w:eastAsiaTheme="minorEastAsia"/>
          <w:sz w:val="24"/>
          <w:szCs w:val="24"/>
        </w:rPr>
      </w:pPr>
      <w:ins w:id="2210" w:author="Boris Gafurov" w:date="2023-05-01T00:23:00Z">
        <w:r>
          <w:rPr>
            <w:rFonts w:eastAsiaTheme="minorEastAsia"/>
            <w:sz w:val="24"/>
            <w:szCs w:val="24"/>
          </w:rPr>
          <w:lastRenderedPageBreak/>
          <w:t xml:space="preserve">+ shows significant difference in the distributions of intervals between sensor readings compared with (F) high CPU load when device was stationary (Z test, score &gt;1.645, alpha 0.05). A - </w:t>
        </w:r>
        <w:r w:rsidRPr="008017A7">
          <w:rPr>
            <w:rFonts w:eastAsiaTheme="minorEastAsia"/>
            <w:sz w:val="24"/>
            <w:szCs w:val="24"/>
          </w:rPr>
          <w:t>100%</w:t>
        </w:r>
        <w:r>
          <w:rPr>
            <w:rFonts w:eastAsiaTheme="minorEastAsia"/>
            <w:sz w:val="24"/>
            <w:szCs w:val="24"/>
          </w:rPr>
          <w:t xml:space="preserve"> charged plugged in</w:t>
        </w:r>
        <w:r w:rsidRPr="008017A7">
          <w:rPr>
            <w:rFonts w:eastAsiaTheme="minorEastAsia"/>
            <w:sz w:val="24"/>
            <w:szCs w:val="24"/>
          </w:rPr>
          <w:t xml:space="preserve">, </w:t>
        </w:r>
        <w:r>
          <w:rPr>
            <w:rFonts w:eastAsiaTheme="minorEastAsia"/>
            <w:sz w:val="24"/>
            <w:szCs w:val="24"/>
          </w:rPr>
          <w:t>B – 100% charged, D - 10% charged device sleeping and stationary. C – 100% charged, E – 10% charged, device sleeping and moving. F and G – high CPU load, with</w:t>
        </w:r>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r>
          <w:rPr>
            <w:rFonts w:eastAsiaTheme="minorEastAsia"/>
            <w:sz w:val="24"/>
            <w:szCs w:val="24"/>
          </w:rPr>
          <w:t>, when device was stationary or moving, respectively.</w:t>
        </w:r>
      </w:ins>
    </w:p>
    <w:p w14:paraId="0A7DEEE3" w14:textId="77777777" w:rsidR="00993370" w:rsidRDefault="00993370" w:rsidP="6A7CCFFD">
      <w:pPr>
        <w:rPr>
          <w:ins w:id="2211" w:author="Boris Gafurov" w:date="2023-05-01T01:35:00Z"/>
          <w:rFonts w:eastAsiaTheme="minorEastAsia"/>
          <w:sz w:val="24"/>
          <w:szCs w:val="24"/>
        </w:rPr>
      </w:pPr>
    </w:p>
    <w:p w14:paraId="7DEF0E9F" w14:textId="0A3F0351" w:rsidR="00D1675B" w:rsidRDefault="00D1675B" w:rsidP="00461604">
      <w:pPr>
        <w:rPr>
          <w:ins w:id="2212" w:author="Boris Gafurov" w:date="2023-05-01T01:38:00Z"/>
          <w:rFonts w:eastAsiaTheme="minorEastAsia"/>
          <w:sz w:val="24"/>
          <w:szCs w:val="24"/>
        </w:rPr>
      </w:pPr>
      <w:ins w:id="2213" w:author="Boris Gafurov" w:date="2023-05-01T01:38:00Z">
        <w:r w:rsidRPr="00F3207C">
          <w:rPr>
            <w:rFonts w:eastAsiaTheme="minorEastAsia"/>
            <w:b/>
            <w:bCs/>
            <w:sz w:val="24"/>
            <w:szCs w:val="24"/>
          </w:rPr>
          <w:t>Accelerometer and Gyroscope</w:t>
        </w:r>
        <w:r>
          <w:rPr>
            <w:rFonts w:eastAsiaTheme="minorEastAsia"/>
            <w:sz w:val="24"/>
            <w:szCs w:val="24"/>
          </w:rPr>
          <w:t xml:space="preserve"> sensors </w:t>
        </w:r>
      </w:ins>
      <w:ins w:id="2214" w:author="Boris Gafurov" w:date="2023-05-01T09:26:00Z">
        <w:r w:rsidR="00C71DA1">
          <w:rPr>
            <w:rFonts w:eastAsiaTheme="minorEastAsia"/>
            <w:sz w:val="24"/>
            <w:szCs w:val="24"/>
          </w:rPr>
          <w:t xml:space="preserve">simultaneous </w:t>
        </w:r>
      </w:ins>
      <w:ins w:id="2215" w:author="Boris Gafurov" w:date="2023-05-01T01:38:00Z">
        <w:r>
          <w:rPr>
            <w:rFonts w:eastAsiaTheme="minorEastAsia"/>
            <w:sz w:val="24"/>
            <w:szCs w:val="24"/>
          </w:rPr>
          <w:t>data recording while device was moving, or stationary</w:t>
        </w:r>
      </w:ins>
      <w:ins w:id="2216" w:author="Boris Gafurov" w:date="2023-05-01T09:27:00Z">
        <w:r w:rsidR="00C71DA1">
          <w:rPr>
            <w:rFonts w:eastAsiaTheme="minorEastAsia"/>
            <w:sz w:val="24"/>
            <w:szCs w:val="24"/>
          </w:rPr>
          <w:t xml:space="preserve"> are</w:t>
        </w:r>
      </w:ins>
      <w:ins w:id="2217" w:author="Boris Gafurov" w:date="2023-05-01T01:38:00Z">
        <w:r>
          <w:rPr>
            <w:rFonts w:eastAsiaTheme="minorEastAsia"/>
            <w:sz w:val="24"/>
            <w:szCs w:val="24"/>
          </w:rPr>
          <w:t xml:space="preserve"> </w:t>
        </w:r>
      </w:ins>
      <w:ins w:id="2218" w:author="Boris Gafurov" w:date="2023-05-01T09:27:00Z">
        <w:r w:rsidR="00C71DA1">
          <w:rPr>
            <w:rFonts w:eastAsiaTheme="minorEastAsia"/>
            <w:sz w:val="24"/>
            <w:szCs w:val="24"/>
          </w:rPr>
          <w:t>shown on Figure 20</w:t>
        </w:r>
      </w:ins>
      <w:ins w:id="2219" w:author="Boris Gafurov" w:date="2023-05-01T01:38:00Z">
        <w:r>
          <w:rPr>
            <w:rFonts w:eastAsiaTheme="minorEastAsia"/>
            <w:sz w:val="24"/>
            <w:szCs w:val="24"/>
          </w:rPr>
          <w:t xml:space="preserve">. Averages and SDs of the between reading intervals are </w:t>
        </w:r>
      </w:ins>
      <w:proofErr w:type="gramStart"/>
      <w:ins w:id="2220" w:author="Boris Gafurov" w:date="2023-05-01T09:27:00Z">
        <w:r w:rsidR="00C71DA1">
          <w:rPr>
            <w:rFonts w:eastAsiaTheme="minorEastAsia"/>
            <w:sz w:val="24"/>
            <w:szCs w:val="24"/>
          </w:rPr>
          <w:t>similar to</w:t>
        </w:r>
        <w:proofErr w:type="gramEnd"/>
        <w:r w:rsidR="00C71DA1">
          <w:rPr>
            <w:rFonts w:eastAsiaTheme="minorEastAsia"/>
            <w:sz w:val="24"/>
            <w:szCs w:val="24"/>
          </w:rPr>
          <w:t xml:space="preserve"> the single sensor </w:t>
        </w:r>
      </w:ins>
      <w:ins w:id="2221" w:author="Boris Gafurov" w:date="2023-05-01T09:28:00Z">
        <w:r w:rsidR="00C71DA1">
          <w:rPr>
            <w:rFonts w:eastAsiaTheme="minorEastAsia"/>
            <w:sz w:val="24"/>
            <w:szCs w:val="24"/>
          </w:rPr>
          <w:t xml:space="preserve">data recording </w:t>
        </w:r>
      </w:ins>
      <w:ins w:id="2222" w:author="Boris Gafurov" w:date="2023-05-01T09:29:00Z">
        <w:r w:rsidR="00C71DA1">
          <w:rPr>
            <w:rFonts w:eastAsiaTheme="minorEastAsia"/>
            <w:sz w:val="24"/>
            <w:szCs w:val="24"/>
          </w:rPr>
          <w:t>(Fig.18,19)</w:t>
        </w:r>
      </w:ins>
      <w:ins w:id="2223" w:author="Boris Gafurov" w:date="2023-05-01T01:38:00Z">
        <w:r>
          <w:rPr>
            <w:rFonts w:eastAsiaTheme="minorEastAsia"/>
            <w:sz w:val="24"/>
            <w:szCs w:val="24"/>
          </w:rPr>
          <w:t>. Analyses did not reveal significant changes in averages or distributions between the moving and stationary devices</w:t>
        </w:r>
      </w:ins>
      <w:ins w:id="2224" w:author="Boris Gafurov" w:date="2023-05-01T09:35:00Z">
        <w:r w:rsidR="00DE05F7">
          <w:rPr>
            <w:rFonts w:eastAsiaTheme="minorEastAsia"/>
            <w:sz w:val="24"/>
            <w:szCs w:val="24"/>
          </w:rPr>
          <w:t>, but both</w:t>
        </w:r>
      </w:ins>
      <w:ins w:id="2225" w:author="Boris Gafurov" w:date="2023-05-01T01:38:00Z">
        <w:r>
          <w:rPr>
            <w:rFonts w:eastAsiaTheme="minorEastAsia"/>
            <w:sz w:val="24"/>
            <w:szCs w:val="24"/>
          </w:rPr>
          <w:t xml:space="preserve"> accelerometer and gyroscope data showed significant changes in distributions of intervals between reading on plugged in, 100% </w:t>
        </w:r>
      </w:ins>
      <w:ins w:id="2226" w:author="Boris Gafurov" w:date="2023-05-01T09:37:00Z">
        <w:r w:rsidR="00DE05F7">
          <w:rPr>
            <w:rFonts w:eastAsiaTheme="minorEastAsia"/>
            <w:sz w:val="24"/>
            <w:szCs w:val="24"/>
          </w:rPr>
          <w:t xml:space="preserve"> in stationary position </w:t>
        </w:r>
      </w:ins>
      <w:ins w:id="2227" w:author="Boris Gafurov" w:date="2023-05-01T01:38:00Z">
        <w:r>
          <w:rPr>
            <w:rFonts w:eastAsiaTheme="minorEastAsia"/>
            <w:sz w:val="24"/>
            <w:szCs w:val="24"/>
          </w:rPr>
          <w:t xml:space="preserve">and 10% charged devices when </w:t>
        </w:r>
      </w:ins>
      <w:ins w:id="2228" w:author="Boris Gafurov" w:date="2023-05-01T09:37:00Z">
        <w:r w:rsidR="00DE05F7">
          <w:rPr>
            <w:rFonts w:eastAsiaTheme="minorEastAsia"/>
            <w:sz w:val="24"/>
            <w:szCs w:val="24"/>
          </w:rPr>
          <w:t xml:space="preserve">moving when </w:t>
        </w:r>
      </w:ins>
      <w:ins w:id="2229" w:author="Boris Gafurov" w:date="2023-05-01T01:38:00Z">
        <w:r>
          <w:rPr>
            <w:rFonts w:eastAsiaTheme="minorEastAsia"/>
            <w:sz w:val="24"/>
            <w:szCs w:val="24"/>
          </w:rPr>
          <w:t>compared with devices at high CPU load (Accelerometer: Fig.</w:t>
        </w:r>
      </w:ins>
      <w:ins w:id="2230" w:author="Boris Gafurov" w:date="2023-05-01T09:37:00Z">
        <w:r w:rsidR="00DE05F7">
          <w:rPr>
            <w:rFonts w:eastAsiaTheme="minorEastAsia"/>
            <w:sz w:val="24"/>
            <w:szCs w:val="24"/>
          </w:rPr>
          <w:t>2</w:t>
        </w:r>
      </w:ins>
      <w:ins w:id="2231" w:author="Boris Gafurov" w:date="2023-05-01T01:38:00Z">
        <w:r>
          <w:rPr>
            <w:rFonts w:eastAsiaTheme="minorEastAsia"/>
            <w:sz w:val="24"/>
            <w:szCs w:val="24"/>
          </w:rPr>
          <w:t>0A1,B1 vs F1,</w:t>
        </w:r>
      </w:ins>
      <w:ins w:id="2232" w:author="Boris Gafurov" w:date="2023-05-01T09:45:00Z">
        <w:r w:rsidR="00716425">
          <w:rPr>
            <w:rFonts w:eastAsiaTheme="minorEastAsia"/>
            <w:sz w:val="24"/>
            <w:szCs w:val="24"/>
          </w:rPr>
          <w:t xml:space="preserve"> </w:t>
        </w:r>
      </w:ins>
      <w:ins w:id="2233" w:author="Boris Gafurov" w:date="2023-05-01T09:39:00Z">
        <w:r w:rsidR="00DE05F7" w:rsidRPr="00DE05F7">
          <w:rPr>
            <w:rFonts w:eastAsiaTheme="minorEastAsia"/>
            <w:sz w:val="24"/>
            <w:szCs w:val="24"/>
          </w:rPr>
          <w:t>1403.58</w:t>
        </w:r>
        <w:r w:rsidR="00DE05F7">
          <w:rPr>
            <w:rFonts w:eastAsiaTheme="minorEastAsia"/>
            <w:sz w:val="24"/>
            <w:szCs w:val="24"/>
          </w:rPr>
          <w:t>+/-</w:t>
        </w:r>
        <w:r w:rsidR="00DE05F7" w:rsidRPr="00DE05F7">
          <w:rPr>
            <w:rFonts w:eastAsiaTheme="minorEastAsia"/>
            <w:sz w:val="24"/>
            <w:szCs w:val="24"/>
          </w:rPr>
          <w:t>6400.5</w:t>
        </w:r>
        <w:r w:rsidR="00DE05F7">
          <w:rPr>
            <w:rFonts w:eastAsiaTheme="minorEastAsia"/>
            <w:sz w:val="24"/>
            <w:szCs w:val="24"/>
          </w:rPr>
          <w:t>6 n=</w:t>
        </w:r>
        <w:r w:rsidR="00DE05F7" w:rsidRPr="00DE05F7">
          <w:rPr>
            <w:rFonts w:eastAsiaTheme="minorEastAsia"/>
            <w:sz w:val="24"/>
            <w:szCs w:val="24"/>
          </w:rPr>
          <w:t>125</w:t>
        </w:r>
      </w:ins>
      <w:ins w:id="2234" w:author="Boris Gafurov" w:date="2023-05-01T09:40:00Z">
        <w:r w:rsidR="00DE05F7">
          <w:rPr>
            <w:rFonts w:eastAsiaTheme="minorEastAsia"/>
            <w:sz w:val="24"/>
            <w:szCs w:val="24"/>
          </w:rPr>
          <w:t xml:space="preserve"> Z score=</w:t>
        </w:r>
      </w:ins>
      <w:ins w:id="2235" w:author="Boris Gafurov" w:date="2023-05-01T09:39:00Z">
        <w:r w:rsidR="00DE05F7" w:rsidRPr="00DE05F7">
          <w:rPr>
            <w:rFonts w:eastAsiaTheme="minorEastAsia"/>
            <w:sz w:val="24"/>
            <w:szCs w:val="24"/>
          </w:rPr>
          <w:t>1.77</w:t>
        </w:r>
      </w:ins>
      <w:ins w:id="2236" w:author="Boris Gafurov" w:date="2023-05-01T09:40:00Z">
        <w:r w:rsidR="00DE05F7">
          <w:rPr>
            <w:rFonts w:eastAsiaTheme="minorEastAsia"/>
            <w:sz w:val="24"/>
            <w:szCs w:val="24"/>
          </w:rPr>
          <w:t xml:space="preserve">, </w:t>
        </w:r>
      </w:ins>
      <w:ins w:id="2237" w:author="Boris Gafurov" w:date="2023-05-01T09:41:00Z">
        <w:r w:rsidR="00DE05F7" w:rsidRPr="00DE05F7">
          <w:rPr>
            <w:rFonts w:eastAsiaTheme="minorEastAsia"/>
            <w:sz w:val="24"/>
            <w:szCs w:val="24"/>
          </w:rPr>
          <w:t>1841.2</w:t>
        </w:r>
        <w:r w:rsidR="00DE05F7">
          <w:rPr>
            <w:rFonts w:eastAsiaTheme="minorEastAsia"/>
            <w:sz w:val="24"/>
            <w:szCs w:val="24"/>
          </w:rPr>
          <w:t>6+/-</w:t>
        </w:r>
        <w:r w:rsidR="00DE05F7" w:rsidRPr="00DE05F7">
          <w:rPr>
            <w:rFonts w:eastAsiaTheme="minorEastAsia"/>
            <w:sz w:val="24"/>
            <w:szCs w:val="24"/>
          </w:rPr>
          <w:t>7085.69</w:t>
        </w:r>
        <w:r w:rsidR="00DE05F7">
          <w:rPr>
            <w:rFonts w:eastAsiaTheme="minorEastAsia"/>
            <w:sz w:val="24"/>
            <w:szCs w:val="24"/>
          </w:rPr>
          <w:t xml:space="preserve"> n=</w:t>
        </w:r>
        <w:r w:rsidR="00DE05F7" w:rsidRPr="00DE05F7">
          <w:rPr>
            <w:rFonts w:eastAsiaTheme="minorEastAsia"/>
            <w:sz w:val="24"/>
            <w:szCs w:val="24"/>
          </w:rPr>
          <w:t>86</w:t>
        </w:r>
        <w:r w:rsidR="00DE05F7">
          <w:rPr>
            <w:rFonts w:eastAsiaTheme="minorEastAsia"/>
            <w:sz w:val="24"/>
            <w:szCs w:val="24"/>
          </w:rPr>
          <w:t xml:space="preserve"> Z score=</w:t>
        </w:r>
        <w:r w:rsidR="00DE05F7" w:rsidRPr="00DE05F7">
          <w:rPr>
            <w:rFonts w:eastAsiaTheme="minorEastAsia"/>
            <w:sz w:val="24"/>
            <w:szCs w:val="24"/>
          </w:rPr>
          <w:t>1.90</w:t>
        </w:r>
        <w:r w:rsidR="00DE05F7">
          <w:rPr>
            <w:rFonts w:eastAsiaTheme="minorEastAsia"/>
            <w:sz w:val="24"/>
            <w:szCs w:val="24"/>
          </w:rPr>
          <w:t xml:space="preserve"> vs </w:t>
        </w:r>
      </w:ins>
      <w:ins w:id="2238" w:author="Boris Gafurov" w:date="2023-05-01T09:42:00Z">
        <w:r w:rsidR="00DE05F7" w:rsidRPr="00DE05F7">
          <w:rPr>
            <w:rFonts w:eastAsiaTheme="minorEastAsia"/>
            <w:sz w:val="24"/>
            <w:szCs w:val="24"/>
          </w:rPr>
          <w:t>389.2</w:t>
        </w:r>
        <w:r w:rsidR="00DE05F7">
          <w:rPr>
            <w:rFonts w:eastAsiaTheme="minorEastAsia"/>
            <w:sz w:val="24"/>
            <w:szCs w:val="24"/>
          </w:rPr>
          <w:t>5+/</w:t>
        </w:r>
        <w:r w:rsidR="00DE05F7" w:rsidRPr="00DE05F7">
          <w:rPr>
            <w:rFonts w:eastAsiaTheme="minorEastAsia"/>
            <w:sz w:val="24"/>
            <w:szCs w:val="24"/>
          </w:rPr>
          <w:t>0.90</w:t>
        </w:r>
        <w:r w:rsidR="00DE05F7">
          <w:rPr>
            <w:rFonts w:eastAsiaTheme="minorEastAsia"/>
            <w:sz w:val="24"/>
            <w:szCs w:val="24"/>
          </w:rPr>
          <w:t xml:space="preserve"> n=</w:t>
        </w:r>
        <w:r w:rsidR="00DE05F7" w:rsidRPr="00DE05F7">
          <w:rPr>
            <w:rFonts w:eastAsiaTheme="minorEastAsia"/>
            <w:sz w:val="24"/>
            <w:szCs w:val="24"/>
          </w:rPr>
          <w:t>462</w:t>
        </w:r>
        <w:r w:rsidR="00DE05F7">
          <w:rPr>
            <w:rFonts w:eastAsiaTheme="minorEastAsia"/>
            <w:sz w:val="24"/>
            <w:szCs w:val="24"/>
          </w:rPr>
          <w:t xml:space="preserve">; </w:t>
        </w:r>
      </w:ins>
      <w:ins w:id="2239" w:author="Boris Gafurov" w:date="2023-05-01T01:38:00Z">
        <w:r>
          <w:rPr>
            <w:rFonts w:eastAsiaTheme="minorEastAsia"/>
            <w:sz w:val="24"/>
            <w:szCs w:val="24"/>
          </w:rPr>
          <w:t xml:space="preserve">Gyroscope: Fig.10A2,B2 vs F2, </w:t>
        </w:r>
      </w:ins>
      <w:ins w:id="2240" w:author="Boris Gafurov" w:date="2023-05-01T09:43:00Z">
        <w:r w:rsidR="00716425" w:rsidRPr="00DE05F7">
          <w:rPr>
            <w:rFonts w:eastAsiaTheme="minorEastAsia"/>
            <w:sz w:val="24"/>
            <w:szCs w:val="24"/>
          </w:rPr>
          <w:t>1403.58</w:t>
        </w:r>
        <w:r w:rsidR="00716425">
          <w:rPr>
            <w:rFonts w:eastAsiaTheme="minorEastAsia"/>
            <w:sz w:val="24"/>
            <w:szCs w:val="24"/>
          </w:rPr>
          <w:t>+/-</w:t>
        </w:r>
        <w:r w:rsidR="00716425" w:rsidRPr="00DE05F7">
          <w:rPr>
            <w:rFonts w:eastAsiaTheme="minorEastAsia"/>
            <w:sz w:val="24"/>
            <w:szCs w:val="24"/>
          </w:rPr>
          <w:t>6400.5</w:t>
        </w:r>
        <w:r w:rsidR="00716425">
          <w:rPr>
            <w:rFonts w:eastAsiaTheme="minorEastAsia"/>
            <w:sz w:val="24"/>
            <w:szCs w:val="24"/>
          </w:rPr>
          <w:t>6 n=</w:t>
        </w:r>
        <w:r w:rsidR="00716425" w:rsidRPr="00DE05F7">
          <w:rPr>
            <w:rFonts w:eastAsiaTheme="minorEastAsia"/>
            <w:sz w:val="24"/>
            <w:szCs w:val="24"/>
          </w:rPr>
          <w:t>125</w:t>
        </w:r>
        <w:r w:rsidR="00716425">
          <w:rPr>
            <w:rFonts w:eastAsiaTheme="minorEastAsia"/>
            <w:sz w:val="24"/>
            <w:szCs w:val="24"/>
          </w:rPr>
          <w:t xml:space="preserve"> Z score=</w:t>
        </w:r>
        <w:r w:rsidR="00716425" w:rsidRPr="00DE05F7">
          <w:rPr>
            <w:rFonts w:eastAsiaTheme="minorEastAsia"/>
            <w:sz w:val="24"/>
            <w:szCs w:val="24"/>
          </w:rPr>
          <w:t>1.77</w:t>
        </w:r>
        <w:r w:rsidR="00716425">
          <w:rPr>
            <w:rFonts w:eastAsiaTheme="minorEastAsia"/>
            <w:sz w:val="24"/>
            <w:szCs w:val="24"/>
          </w:rPr>
          <w:t xml:space="preserve">, </w:t>
        </w:r>
        <w:r w:rsidR="00716425" w:rsidRPr="00716425">
          <w:rPr>
            <w:rFonts w:eastAsiaTheme="minorEastAsia"/>
            <w:sz w:val="24"/>
            <w:szCs w:val="24"/>
          </w:rPr>
          <w:t>1862.41</w:t>
        </w:r>
        <w:r w:rsidR="00716425">
          <w:rPr>
            <w:rFonts w:eastAsiaTheme="minorEastAsia"/>
            <w:sz w:val="24"/>
            <w:szCs w:val="24"/>
          </w:rPr>
          <w:t>+/</w:t>
        </w:r>
        <w:r w:rsidR="00716425" w:rsidRPr="00716425">
          <w:rPr>
            <w:rFonts w:eastAsiaTheme="minorEastAsia"/>
            <w:sz w:val="24"/>
            <w:szCs w:val="24"/>
          </w:rPr>
          <w:t>7147.52</w:t>
        </w:r>
      </w:ins>
      <w:ins w:id="2241" w:author="Boris Gafurov" w:date="2023-05-01T09:44:00Z">
        <w:r w:rsidR="00716425">
          <w:rPr>
            <w:rFonts w:eastAsiaTheme="minorEastAsia"/>
            <w:sz w:val="24"/>
            <w:szCs w:val="24"/>
          </w:rPr>
          <w:t xml:space="preserve"> n=</w:t>
        </w:r>
      </w:ins>
      <w:ins w:id="2242" w:author="Boris Gafurov" w:date="2023-05-01T09:43:00Z">
        <w:r w:rsidR="00716425" w:rsidRPr="00716425">
          <w:rPr>
            <w:rFonts w:eastAsiaTheme="minorEastAsia"/>
            <w:sz w:val="24"/>
            <w:szCs w:val="24"/>
          </w:rPr>
          <w:t>85</w:t>
        </w:r>
      </w:ins>
      <w:ins w:id="2243" w:author="Boris Gafurov" w:date="2023-05-01T09:44:00Z">
        <w:r w:rsidR="00716425">
          <w:rPr>
            <w:rFonts w:eastAsiaTheme="minorEastAsia"/>
            <w:sz w:val="24"/>
            <w:szCs w:val="24"/>
          </w:rPr>
          <w:t xml:space="preserve"> Z score=</w:t>
        </w:r>
      </w:ins>
      <w:ins w:id="2244" w:author="Boris Gafurov" w:date="2023-05-01T09:43:00Z">
        <w:r w:rsidR="00716425" w:rsidRPr="00716425">
          <w:rPr>
            <w:rFonts w:eastAsiaTheme="minorEastAsia"/>
            <w:sz w:val="24"/>
            <w:szCs w:val="24"/>
          </w:rPr>
          <w:t>1.90</w:t>
        </w:r>
      </w:ins>
      <w:ins w:id="2245" w:author="Boris Gafurov" w:date="2023-05-01T09:44:00Z">
        <w:r w:rsidR="00716425">
          <w:rPr>
            <w:rFonts w:eastAsiaTheme="minorEastAsia"/>
            <w:sz w:val="24"/>
            <w:szCs w:val="24"/>
          </w:rPr>
          <w:t xml:space="preserve"> vs </w:t>
        </w:r>
        <w:r w:rsidR="00716425" w:rsidRPr="00716425">
          <w:rPr>
            <w:rFonts w:eastAsiaTheme="minorEastAsia"/>
            <w:sz w:val="24"/>
            <w:szCs w:val="24"/>
          </w:rPr>
          <w:t>389.03</w:t>
        </w:r>
        <w:r w:rsidR="00716425">
          <w:rPr>
            <w:rFonts w:eastAsiaTheme="minorEastAsia"/>
            <w:sz w:val="24"/>
            <w:szCs w:val="24"/>
          </w:rPr>
          <w:t>+/-</w:t>
        </w:r>
        <w:r w:rsidR="00716425" w:rsidRPr="00716425">
          <w:rPr>
            <w:rFonts w:eastAsiaTheme="minorEastAsia"/>
            <w:sz w:val="24"/>
            <w:szCs w:val="24"/>
          </w:rPr>
          <w:t>4.61</w:t>
        </w:r>
      </w:ins>
      <w:ins w:id="2246" w:author="Boris Gafurov" w:date="2023-05-01T09:45:00Z">
        <w:r w:rsidR="00716425">
          <w:rPr>
            <w:rFonts w:eastAsiaTheme="minorEastAsia"/>
            <w:sz w:val="24"/>
            <w:szCs w:val="24"/>
          </w:rPr>
          <w:t xml:space="preserve"> n=</w:t>
        </w:r>
      </w:ins>
      <w:ins w:id="2247" w:author="Boris Gafurov" w:date="2023-05-01T09:44:00Z">
        <w:r w:rsidR="00716425" w:rsidRPr="00716425">
          <w:rPr>
            <w:rFonts w:eastAsiaTheme="minorEastAsia"/>
            <w:sz w:val="24"/>
            <w:szCs w:val="24"/>
          </w:rPr>
          <w:t>463</w:t>
        </w:r>
      </w:ins>
      <w:ins w:id="2248" w:author="Boris Gafurov" w:date="2023-05-01T01:38:00Z">
        <w:r>
          <w:rPr>
            <w:rFonts w:eastAsiaTheme="minorEastAsia"/>
            <w:sz w:val="24"/>
            <w:szCs w:val="24"/>
          </w:rPr>
          <w:t xml:space="preserve">). </w:t>
        </w:r>
      </w:ins>
      <w:ins w:id="2249" w:author="Boris Gafurov" w:date="2023-05-01T09:46:00Z">
        <w:r w:rsidR="00716425">
          <w:rPr>
            <w:rFonts w:eastAsiaTheme="minorEastAsia"/>
            <w:sz w:val="24"/>
            <w:szCs w:val="24"/>
          </w:rPr>
          <w:t xml:space="preserve">10% charged stationary distributions were excluded from the analyses </w:t>
        </w:r>
      </w:ins>
      <w:ins w:id="2250" w:author="Boris Gafurov" w:date="2023-05-01T09:47:00Z">
        <w:r w:rsidR="00716425">
          <w:rPr>
            <w:rFonts w:eastAsiaTheme="minorEastAsia"/>
            <w:sz w:val="24"/>
            <w:szCs w:val="24"/>
          </w:rPr>
          <w:t>because of the very low number of points in their datasets (Fig.20D</w:t>
        </w:r>
        <w:proofErr w:type="gramStart"/>
        <w:r w:rsidR="00716425">
          <w:rPr>
            <w:rFonts w:eastAsiaTheme="minorEastAsia"/>
            <w:sz w:val="24"/>
            <w:szCs w:val="24"/>
          </w:rPr>
          <w:t>1,D</w:t>
        </w:r>
        <w:proofErr w:type="gramEnd"/>
        <w:r w:rsidR="00716425">
          <w:rPr>
            <w:rFonts w:eastAsiaTheme="minorEastAsia"/>
            <w:sz w:val="24"/>
            <w:szCs w:val="24"/>
          </w:rPr>
          <w:t xml:space="preserve">2, </w:t>
        </w:r>
      </w:ins>
      <w:ins w:id="2251" w:author="Boris Gafurov" w:date="2023-05-01T09:48:00Z">
        <w:r w:rsidR="00716425" w:rsidRPr="00716425">
          <w:rPr>
            <w:rFonts w:eastAsiaTheme="minorEastAsia"/>
            <w:sz w:val="24"/>
            <w:szCs w:val="24"/>
          </w:rPr>
          <w:t>89170.5</w:t>
        </w:r>
        <w:r w:rsidR="00716425">
          <w:rPr>
            <w:rFonts w:eastAsiaTheme="minorEastAsia"/>
            <w:sz w:val="24"/>
            <w:szCs w:val="24"/>
          </w:rPr>
          <w:t>+/-</w:t>
        </w:r>
        <w:r w:rsidR="00716425" w:rsidRPr="00716425">
          <w:rPr>
            <w:rFonts w:eastAsiaTheme="minorEastAsia"/>
            <w:sz w:val="24"/>
            <w:szCs w:val="24"/>
          </w:rPr>
          <w:t>21540.59</w:t>
        </w:r>
        <w:r w:rsidR="00716425">
          <w:rPr>
            <w:rFonts w:eastAsiaTheme="minorEastAsia"/>
            <w:sz w:val="24"/>
            <w:szCs w:val="24"/>
          </w:rPr>
          <w:t xml:space="preserve"> n=2, </w:t>
        </w:r>
        <w:r w:rsidR="00716425" w:rsidRPr="00716425">
          <w:rPr>
            <w:rFonts w:eastAsiaTheme="minorEastAsia"/>
            <w:sz w:val="24"/>
            <w:szCs w:val="24"/>
          </w:rPr>
          <w:t>89170</w:t>
        </w:r>
        <w:r w:rsidR="00716425">
          <w:rPr>
            <w:rFonts w:eastAsiaTheme="minorEastAsia"/>
            <w:sz w:val="24"/>
            <w:szCs w:val="24"/>
          </w:rPr>
          <w:t>+/-</w:t>
        </w:r>
        <w:r w:rsidR="00716425" w:rsidRPr="00716425">
          <w:rPr>
            <w:rFonts w:eastAsiaTheme="minorEastAsia"/>
            <w:sz w:val="24"/>
            <w:szCs w:val="24"/>
          </w:rPr>
          <w:t>21535.64</w:t>
        </w:r>
        <w:r w:rsidR="00716425">
          <w:rPr>
            <w:rFonts w:eastAsiaTheme="minorEastAsia"/>
            <w:sz w:val="24"/>
            <w:szCs w:val="24"/>
          </w:rPr>
          <w:t>,</w:t>
        </w:r>
      </w:ins>
      <w:ins w:id="2252" w:author="Boris Gafurov" w:date="2023-05-01T09:49:00Z">
        <w:r w:rsidR="00716425">
          <w:rPr>
            <w:rFonts w:eastAsiaTheme="minorEastAsia"/>
            <w:sz w:val="24"/>
            <w:szCs w:val="24"/>
          </w:rPr>
          <w:t xml:space="preserve"> n=2</w:t>
        </w:r>
      </w:ins>
      <w:ins w:id="2253" w:author="Boris Gafurov" w:date="2023-05-01T09:47:00Z">
        <w:r w:rsidR="00716425">
          <w:rPr>
            <w:rFonts w:eastAsiaTheme="minorEastAsia"/>
            <w:sz w:val="24"/>
            <w:szCs w:val="24"/>
          </w:rPr>
          <w:t xml:space="preserve">). </w:t>
        </w:r>
      </w:ins>
      <w:ins w:id="2254" w:author="Boris Gafurov" w:date="2023-05-01T01:38:00Z">
        <w:r>
          <w:rPr>
            <w:rFonts w:eastAsiaTheme="minorEastAsia"/>
            <w:sz w:val="24"/>
            <w:szCs w:val="24"/>
          </w:rPr>
          <w:t>Analogous</w:t>
        </w:r>
      </w:ins>
      <w:ins w:id="2255" w:author="Boris Gafurov" w:date="2023-05-01T09:49:00Z">
        <w:r w:rsidR="00716425">
          <w:rPr>
            <w:rFonts w:eastAsiaTheme="minorEastAsia"/>
            <w:sz w:val="24"/>
            <w:szCs w:val="24"/>
          </w:rPr>
          <w:t>ly,</w:t>
        </w:r>
      </w:ins>
      <w:ins w:id="2256" w:author="Boris Gafurov" w:date="2023-05-01T01:38:00Z">
        <w:r>
          <w:rPr>
            <w:rFonts w:eastAsiaTheme="minorEastAsia"/>
            <w:sz w:val="24"/>
            <w:szCs w:val="24"/>
          </w:rPr>
          <w:t xml:space="preserve"> </w:t>
        </w:r>
      </w:ins>
      <w:ins w:id="2257" w:author="Boris Gafurov" w:date="2023-05-01T09:49:00Z">
        <w:r w:rsidR="00716425">
          <w:rPr>
            <w:rFonts w:eastAsiaTheme="minorEastAsia"/>
            <w:sz w:val="24"/>
            <w:szCs w:val="24"/>
          </w:rPr>
          <w:t xml:space="preserve">only </w:t>
        </w:r>
      </w:ins>
      <w:ins w:id="2258" w:author="Boris Gafurov" w:date="2023-05-01T01:38:00Z">
        <w:r>
          <w:rPr>
            <w:rFonts w:eastAsiaTheme="minorEastAsia"/>
            <w:sz w:val="24"/>
            <w:szCs w:val="24"/>
          </w:rPr>
          <w:t>the distributions when device was</w:t>
        </w:r>
      </w:ins>
      <w:ins w:id="2259" w:author="Boris Gafurov" w:date="2023-05-01T09:50:00Z">
        <w:r w:rsidR="00716425">
          <w:rPr>
            <w:rFonts w:eastAsiaTheme="minorEastAsia"/>
            <w:sz w:val="24"/>
            <w:szCs w:val="24"/>
          </w:rPr>
          <w:t xml:space="preserve"> 10% charged and</w:t>
        </w:r>
      </w:ins>
      <w:ins w:id="2260" w:author="Boris Gafurov" w:date="2023-05-01T01:38:00Z">
        <w:r>
          <w:rPr>
            <w:rFonts w:eastAsiaTheme="minorEastAsia"/>
            <w:sz w:val="24"/>
            <w:szCs w:val="24"/>
          </w:rPr>
          <w:t xml:space="preserve"> moving </w:t>
        </w:r>
      </w:ins>
      <w:ins w:id="2261" w:author="Boris Gafurov" w:date="2023-05-01T09:50:00Z">
        <w:r w:rsidR="00716425">
          <w:rPr>
            <w:rFonts w:eastAsiaTheme="minorEastAsia"/>
            <w:sz w:val="24"/>
            <w:szCs w:val="24"/>
          </w:rPr>
          <w:t xml:space="preserve">were analyzed </w:t>
        </w:r>
      </w:ins>
      <w:ins w:id="2262" w:author="Boris Gafurov" w:date="2023-05-01T01:38:00Z">
        <w:r>
          <w:rPr>
            <w:rFonts w:eastAsiaTheme="minorEastAsia"/>
            <w:sz w:val="24"/>
            <w:szCs w:val="24"/>
          </w:rPr>
          <w:t>(Accelerometer: Fig.</w:t>
        </w:r>
      </w:ins>
      <w:ins w:id="2263" w:author="Boris Gafurov" w:date="2023-05-01T09:51:00Z">
        <w:r w:rsidR="00716425">
          <w:rPr>
            <w:rFonts w:eastAsiaTheme="minorEastAsia"/>
            <w:sz w:val="24"/>
            <w:szCs w:val="24"/>
          </w:rPr>
          <w:t>2</w:t>
        </w:r>
      </w:ins>
      <w:ins w:id="2264" w:author="Boris Gafurov" w:date="2023-05-01T01:38:00Z">
        <w:r>
          <w:rPr>
            <w:rFonts w:eastAsiaTheme="minorEastAsia"/>
            <w:sz w:val="24"/>
            <w:szCs w:val="24"/>
          </w:rPr>
          <w:t xml:space="preserve">0E1 vs G1, </w:t>
        </w:r>
      </w:ins>
      <w:ins w:id="2265" w:author="Boris Gafurov" w:date="2023-05-01T09:52:00Z">
        <w:r w:rsidR="00716425" w:rsidRPr="00716425">
          <w:rPr>
            <w:rFonts w:eastAsiaTheme="minorEastAsia"/>
            <w:sz w:val="24"/>
            <w:szCs w:val="24"/>
          </w:rPr>
          <w:t>1489.84</w:t>
        </w:r>
        <w:r w:rsidR="00716425">
          <w:rPr>
            <w:rFonts w:eastAsiaTheme="minorEastAsia"/>
            <w:sz w:val="24"/>
            <w:szCs w:val="24"/>
          </w:rPr>
          <w:t>+/-</w:t>
        </w:r>
        <w:r w:rsidR="00716425" w:rsidRPr="00716425">
          <w:rPr>
            <w:rFonts w:eastAsiaTheme="minorEastAsia"/>
            <w:sz w:val="24"/>
            <w:szCs w:val="24"/>
          </w:rPr>
          <w:t>4312.9</w:t>
        </w:r>
        <w:r w:rsidR="00716425">
          <w:rPr>
            <w:rFonts w:eastAsiaTheme="minorEastAsia"/>
            <w:sz w:val="24"/>
            <w:szCs w:val="24"/>
          </w:rPr>
          <w:t>7</w:t>
        </w:r>
      </w:ins>
      <w:ins w:id="2266" w:author="Boris Gafurov" w:date="2023-05-01T09:53:00Z">
        <w:r w:rsidR="00461604">
          <w:rPr>
            <w:rFonts w:eastAsiaTheme="minorEastAsia"/>
            <w:sz w:val="24"/>
            <w:szCs w:val="24"/>
          </w:rPr>
          <w:t xml:space="preserve"> n=94 Z score=</w:t>
        </w:r>
      </w:ins>
      <w:ins w:id="2267" w:author="Boris Gafurov" w:date="2023-05-01T09:54:00Z">
        <w:r w:rsidR="00461604">
          <w:rPr>
            <w:rFonts w:eastAsiaTheme="minorEastAsia"/>
            <w:sz w:val="24"/>
            <w:szCs w:val="24"/>
          </w:rPr>
          <w:t>2.47</w:t>
        </w:r>
      </w:ins>
      <w:ins w:id="2268" w:author="Boris Gafurov" w:date="2023-05-01T01:38:00Z">
        <w:r>
          <w:rPr>
            <w:rFonts w:eastAsiaTheme="minorEastAsia"/>
            <w:sz w:val="24"/>
            <w:szCs w:val="24"/>
          </w:rPr>
          <w:t xml:space="preserve"> vs </w:t>
        </w:r>
      </w:ins>
      <w:ins w:id="2269" w:author="Boris Gafurov" w:date="2023-05-01T09:57:00Z">
        <w:r w:rsidR="00461604" w:rsidRPr="00DE05F7">
          <w:rPr>
            <w:rFonts w:eastAsiaTheme="minorEastAsia"/>
            <w:sz w:val="24"/>
            <w:szCs w:val="24"/>
          </w:rPr>
          <w:t>389.2</w:t>
        </w:r>
        <w:r w:rsidR="00461604">
          <w:rPr>
            <w:rFonts w:eastAsiaTheme="minorEastAsia"/>
            <w:sz w:val="24"/>
            <w:szCs w:val="24"/>
          </w:rPr>
          <w:t>4</w:t>
        </w:r>
        <w:r w:rsidR="00461604">
          <w:rPr>
            <w:rFonts w:eastAsiaTheme="minorEastAsia"/>
            <w:sz w:val="24"/>
            <w:szCs w:val="24"/>
          </w:rPr>
          <w:t>+/</w:t>
        </w:r>
        <w:r w:rsidR="00461604" w:rsidRPr="00DE05F7">
          <w:rPr>
            <w:rFonts w:eastAsiaTheme="minorEastAsia"/>
            <w:sz w:val="24"/>
            <w:szCs w:val="24"/>
          </w:rPr>
          <w:t>0.9</w:t>
        </w:r>
        <w:r w:rsidR="00461604">
          <w:rPr>
            <w:rFonts w:eastAsiaTheme="minorEastAsia"/>
            <w:sz w:val="24"/>
            <w:szCs w:val="24"/>
          </w:rPr>
          <w:t>8</w:t>
        </w:r>
        <w:r w:rsidR="00461604">
          <w:rPr>
            <w:rFonts w:eastAsiaTheme="minorEastAsia"/>
            <w:sz w:val="24"/>
            <w:szCs w:val="24"/>
          </w:rPr>
          <w:t xml:space="preserve"> n=</w:t>
        </w:r>
        <w:r w:rsidR="00461604" w:rsidRPr="00DE05F7">
          <w:rPr>
            <w:rFonts w:eastAsiaTheme="minorEastAsia"/>
            <w:sz w:val="24"/>
            <w:szCs w:val="24"/>
          </w:rPr>
          <w:t>462</w:t>
        </w:r>
      </w:ins>
      <w:ins w:id="2270" w:author="Boris Gafurov" w:date="2023-05-01T01:38:00Z">
        <w:r>
          <w:rPr>
            <w:rFonts w:eastAsiaTheme="minorEastAsia"/>
            <w:sz w:val="24"/>
            <w:szCs w:val="24"/>
          </w:rPr>
          <w:t>, Gyroscope: Fig.</w:t>
        </w:r>
      </w:ins>
      <w:ins w:id="2271" w:author="Boris Gafurov" w:date="2023-05-01T09:55:00Z">
        <w:r w:rsidR="00461604">
          <w:rPr>
            <w:rFonts w:eastAsiaTheme="minorEastAsia"/>
            <w:sz w:val="24"/>
            <w:szCs w:val="24"/>
          </w:rPr>
          <w:t>20</w:t>
        </w:r>
      </w:ins>
      <w:ins w:id="2272" w:author="Boris Gafurov" w:date="2023-05-01T01:38:00Z">
        <w:r>
          <w:rPr>
            <w:rFonts w:eastAsiaTheme="minorEastAsia"/>
            <w:sz w:val="24"/>
            <w:szCs w:val="24"/>
          </w:rPr>
          <w:t xml:space="preserve">E2 vs G2, </w:t>
        </w:r>
      </w:ins>
      <w:ins w:id="2273" w:author="Boris Gafurov" w:date="2023-05-01T09:56:00Z">
        <w:r w:rsidR="00461604" w:rsidRPr="00716425">
          <w:rPr>
            <w:rFonts w:eastAsiaTheme="minorEastAsia"/>
            <w:sz w:val="24"/>
            <w:szCs w:val="24"/>
          </w:rPr>
          <w:t>1460.81</w:t>
        </w:r>
        <w:r w:rsidR="00461604">
          <w:rPr>
            <w:rFonts w:eastAsiaTheme="minorEastAsia"/>
            <w:sz w:val="24"/>
            <w:szCs w:val="24"/>
          </w:rPr>
          <w:t>+/-</w:t>
        </w:r>
        <w:r w:rsidR="00461604" w:rsidRPr="00716425">
          <w:rPr>
            <w:rFonts w:eastAsiaTheme="minorEastAsia"/>
            <w:sz w:val="24"/>
            <w:szCs w:val="24"/>
          </w:rPr>
          <w:t>4271.5</w:t>
        </w:r>
        <w:r w:rsidR="00461604">
          <w:rPr>
            <w:rFonts w:eastAsiaTheme="minorEastAsia"/>
            <w:sz w:val="24"/>
            <w:szCs w:val="24"/>
          </w:rPr>
          <w:t>8 n=96 Z score=2.46</w:t>
        </w:r>
      </w:ins>
      <w:ins w:id="2274" w:author="Boris Gafurov" w:date="2023-05-01T09:58:00Z">
        <w:r w:rsidR="00461604">
          <w:rPr>
            <w:rFonts w:eastAsiaTheme="minorEastAsia"/>
            <w:sz w:val="24"/>
            <w:szCs w:val="24"/>
          </w:rPr>
          <w:t xml:space="preserve"> vs </w:t>
        </w:r>
        <w:r w:rsidR="00461604" w:rsidRPr="00716425">
          <w:rPr>
            <w:rFonts w:eastAsiaTheme="minorEastAsia"/>
            <w:sz w:val="24"/>
            <w:szCs w:val="24"/>
          </w:rPr>
          <w:t>389.0</w:t>
        </w:r>
        <w:r w:rsidR="00461604">
          <w:rPr>
            <w:rFonts w:eastAsiaTheme="minorEastAsia"/>
            <w:sz w:val="24"/>
            <w:szCs w:val="24"/>
          </w:rPr>
          <w:t>4</w:t>
        </w:r>
        <w:r w:rsidR="00461604">
          <w:rPr>
            <w:rFonts w:eastAsiaTheme="minorEastAsia"/>
            <w:sz w:val="24"/>
            <w:szCs w:val="24"/>
          </w:rPr>
          <w:t>+/-</w:t>
        </w:r>
        <w:r w:rsidR="00461604" w:rsidRPr="00716425">
          <w:rPr>
            <w:rFonts w:eastAsiaTheme="minorEastAsia"/>
            <w:sz w:val="24"/>
            <w:szCs w:val="24"/>
          </w:rPr>
          <w:t>4.6</w:t>
        </w:r>
      </w:ins>
      <w:ins w:id="2275" w:author="Boris Gafurov" w:date="2023-05-01T09:59:00Z">
        <w:r w:rsidR="00461604">
          <w:rPr>
            <w:rFonts w:eastAsiaTheme="minorEastAsia"/>
            <w:sz w:val="24"/>
            <w:szCs w:val="24"/>
          </w:rPr>
          <w:t>2</w:t>
        </w:r>
      </w:ins>
      <w:ins w:id="2276" w:author="Boris Gafurov" w:date="2023-05-01T09:58:00Z">
        <w:r w:rsidR="00461604">
          <w:rPr>
            <w:rFonts w:eastAsiaTheme="minorEastAsia"/>
            <w:sz w:val="24"/>
            <w:szCs w:val="24"/>
          </w:rPr>
          <w:t xml:space="preserve"> n=</w:t>
        </w:r>
        <w:r w:rsidR="00461604" w:rsidRPr="00716425">
          <w:rPr>
            <w:rFonts w:eastAsiaTheme="minorEastAsia"/>
            <w:sz w:val="24"/>
            <w:szCs w:val="24"/>
          </w:rPr>
          <w:t>463</w:t>
        </w:r>
      </w:ins>
      <w:ins w:id="2277" w:author="Boris Gafurov" w:date="2023-05-01T01:38:00Z">
        <w:r>
          <w:rPr>
            <w:rFonts w:eastAsiaTheme="minorEastAsia"/>
            <w:sz w:val="24"/>
            <w:szCs w:val="24"/>
          </w:rPr>
          <w:t>)</w:t>
        </w:r>
      </w:ins>
      <w:ins w:id="2278" w:author="Boris Gafurov" w:date="2023-05-01T09:51:00Z">
        <w:r w:rsidR="00716425">
          <w:rPr>
            <w:rFonts w:eastAsiaTheme="minorEastAsia"/>
            <w:sz w:val="24"/>
            <w:szCs w:val="24"/>
          </w:rPr>
          <w:t xml:space="preserve"> but stationary has just </w:t>
        </w:r>
      </w:ins>
      <w:ins w:id="2279" w:author="Boris Gafurov" w:date="2023-05-01T09:59:00Z">
        <w:r w:rsidR="00461604">
          <w:rPr>
            <w:rFonts w:eastAsiaTheme="minorEastAsia"/>
            <w:sz w:val="24"/>
            <w:szCs w:val="24"/>
          </w:rPr>
          <w:t>too few</w:t>
        </w:r>
      </w:ins>
      <w:ins w:id="2280" w:author="Boris Gafurov" w:date="2023-05-01T09:51:00Z">
        <w:r w:rsidR="00716425">
          <w:rPr>
            <w:rFonts w:eastAsiaTheme="minorEastAsia"/>
            <w:sz w:val="24"/>
            <w:szCs w:val="24"/>
          </w:rPr>
          <w:t xml:space="preserve"> point</w:t>
        </w:r>
      </w:ins>
      <w:ins w:id="2281" w:author="Boris Gafurov" w:date="2023-05-01T09:59:00Z">
        <w:r w:rsidR="00461604">
          <w:rPr>
            <w:rFonts w:eastAsiaTheme="minorEastAsia"/>
            <w:sz w:val="24"/>
            <w:szCs w:val="24"/>
          </w:rPr>
          <w:t>s</w:t>
        </w:r>
      </w:ins>
      <w:ins w:id="2282" w:author="Boris Gafurov" w:date="2023-05-01T09:51:00Z">
        <w:r w:rsidR="00716425">
          <w:rPr>
            <w:rFonts w:eastAsiaTheme="minorEastAsia"/>
            <w:sz w:val="24"/>
            <w:szCs w:val="24"/>
          </w:rPr>
          <w:t xml:space="preserve"> (</w:t>
        </w:r>
      </w:ins>
      <w:ins w:id="2283" w:author="Boris Gafurov" w:date="2023-05-01T09:59:00Z">
        <w:r w:rsidR="00461604">
          <w:rPr>
            <w:rFonts w:eastAsiaTheme="minorEastAsia"/>
            <w:sz w:val="24"/>
            <w:szCs w:val="24"/>
          </w:rPr>
          <w:t xml:space="preserve">Fig.20C1,C2 </w:t>
        </w:r>
      </w:ins>
      <w:ins w:id="2284" w:author="Boris Gafurov" w:date="2023-05-01T10:00:00Z">
        <w:r w:rsidR="00461604" w:rsidRPr="00461604">
          <w:rPr>
            <w:rFonts w:eastAsiaTheme="minorEastAsia"/>
            <w:sz w:val="24"/>
            <w:szCs w:val="24"/>
          </w:rPr>
          <w:t>30739.6</w:t>
        </w:r>
        <w:r w:rsidR="00461604">
          <w:rPr>
            <w:rFonts w:eastAsiaTheme="minorEastAsia"/>
            <w:sz w:val="24"/>
            <w:szCs w:val="24"/>
          </w:rPr>
          <w:t>+/-</w:t>
        </w:r>
        <w:r w:rsidR="00461604" w:rsidRPr="00461604">
          <w:rPr>
            <w:rFonts w:eastAsiaTheme="minorEastAsia"/>
            <w:sz w:val="24"/>
            <w:szCs w:val="24"/>
          </w:rPr>
          <w:t>46569.</w:t>
        </w:r>
        <w:r w:rsidR="00461604">
          <w:rPr>
            <w:rFonts w:eastAsiaTheme="minorEastAsia"/>
            <w:sz w:val="24"/>
            <w:szCs w:val="24"/>
          </w:rPr>
          <w:t xml:space="preserve">1 n=5, </w:t>
        </w:r>
        <w:r w:rsidR="00461604" w:rsidRPr="00461604">
          <w:rPr>
            <w:rFonts w:eastAsiaTheme="minorEastAsia"/>
            <w:sz w:val="24"/>
            <w:szCs w:val="24"/>
          </w:rPr>
          <w:t>30739.6</w:t>
        </w:r>
        <w:r w:rsidR="00461604">
          <w:rPr>
            <w:rFonts w:eastAsiaTheme="minorEastAsia"/>
            <w:sz w:val="24"/>
            <w:szCs w:val="24"/>
          </w:rPr>
          <w:t>+/-</w:t>
        </w:r>
        <w:r w:rsidR="00461604" w:rsidRPr="00461604">
          <w:rPr>
            <w:rFonts w:eastAsiaTheme="minorEastAsia"/>
            <w:sz w:val="24"/>
            <w:szCs w:val="24"/>
          </w:rPr>
          <w:t>46567.47</w:t>
        </w:r>
        <w:r w:rsidR="00461604">
          <w:rPr>
            <w:rFonts w:eastAsiaTheme="minorEastAsia"/>
            <w:sz w:val="24"/>
            <w:szCs w:val="24"/>
          </w:rPr>
          <w:t xml:space="preserve"> n=5)</w:t>
        </w:r>
      </w:ins>
      <w:ins w:id="2285" w:author="Boris Gafurov" w:date="2023-05-01T01:38:00Z">
        <w:r>
          <w:rPr>
            <w:rFonts w:eastAsiaTheme="minorEastAsia"/>
            <w:sz w:val="24"/>
            <w:szCs w:val="24"/>
          </w:rPr>
          <w:t xml:space="preserve">. </w:t>
        </w:r>
      </w:ins>
    </w:p>
    <w:p w14:paraId="5710F25B" w14:textId="77777777" w:rsidR="00D1675B" w:rsidRDefault="00D1675B" w:rsidP="00D1675B">
      <w:pPr>
        <w:rPr>
          <w:ins w:id="2286" w:author="Boris Gafurov" w:date="2023-05-01T01:38:00Z"/>
          <w:rFonts w:eastAsiaTheme="minorEastAsia"/>
          <w:sz w:val="24"/>
          <w:szCs w:val="24"/>
        </w:rPr>
      </w:pPr>
    </w:p>
    <w:p w14:paraId="0BD96B4C" w14:textId="162D462E" w:rsidR="00BD60F7" w:rsidRDefault="00D1675B" w:rsidP="6A7CCFFD">
      <w:pPr>
        <w:rPr>
          <w:ins w:id="2287" w:author="Boris Gafurov" w:date="2023-05-01T01:01:00Z"/>
          <w:rFonts w:eastAsiaTheme="minorEastAsia"/>
          <w:sz w:val="24"/>
          <w:szCs w:val="24"/>
        </w:rPr>
      </w:pPr>
      <w:ins w:id="2288" w:author="Boris Gafurov" w:date="2023-05-01T01:38:00Z">
        <w:r>
          <w:rPr>
            <w:rFonts w:eastAsiaTheme="minorEastAsia"/>
            <w:sz w:val="24"/>
            <w:szCs w:val="24"/>
          </w:rPr>
          <w:t xml:space="preserve">Figure </w:t>
        </w:r>
        <w:r>
          <w:rPr>
            <w:rFonts w:eastAsiaTheme="minorEastAsia"/>
            <w:sz w:val="24"/>
            <w:szCs w:val="24"/>
          </w:rPr>
          <w:t>2</w:t>
        </w:r>
        <w:r>
          <w:rPr>
            <w:rFonts w:eastAsiaTheme="minorEastAsia"/>
            <w:sz w:val="24"/>
            <w:szCs w:val="24"/>
          </w:rPr>
          <w:t>0. Moving and stationary devices showed similar mean intervals between the readings of simultaneously acquired accelerometer and gyroscope data.</w:t>
        </w:r>
      </w:ins>
    </w:p>
    <w:p w14:paraId="23040026" w14:textId="4C6070E1" w:rsidR="00993370" w:rsidRDefault="00D1675B" w:rsidP="6A7CCFFD">
      <w:pPr>
        <w:rPr>
          <w:ins w:id="2289" w:author="Boris Gafurov" w:date="2023-05-01T09:18:00Z"/>
          <w:rFonts w:eastAsiaTheme="minorEastAsia"/>
          <w:b/>
          <w:bCs/>
          <w:sz w:val="24"/>
          <w:szCs w:val="24"/>
        </w:rPr>
      </w:pPr>
      <w:ins w:id="2290" w:author="Boris Gafurov" w:date="2023-05-01T01:44:00Z">
        <w:r>
          <w:rPr>
            <w:noProof/>
          </w:rPr>
          <w:lastRenderedPageBreak/>
          <w:drawing>
            <wp:inline distT="0" distB="0" distL="0" distR="0" wp14:anchorId="2AD7500A" wp14:editId="1135C2BF">
              <wp:extent cx="5943600" cy="2469515"/>
              <wp:effectExtent l="0" t="0" r="0" b="0"/>
              <wp:docPr id="10956859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597" name="Picture 1" descr="Chart, bar chart&#10;&#10;Description automatically generated"/>
                      <pic:cNvPicPr/>
                    </pic:nvPicPr>
                    <pic:blipFill>
                      <a:blip r:embed="rId35"/>
                      <a:stretch>
                        <a:fillRect/>
                      </a:stretch>
                    </pic:blipFill>
                    <pic:spPr>
                      <a:xfrm>
                        <a:off x="0" y="0"/>
                        <a:ext cx="5943600" cy="2469515"/>
                      </a:xfrm>
                      <a:prstGeom prst="rect">
                        <a:avLst/>
                      </a:prstGeom>
                    </pic:spPr>
                  </pic:pic>
                </a:graphicData>
              </a:graphic>
            </wp:inline>
          </w:drawing>
        </w:r>
      </w:ins>
    </w:p>
    <w:p w14:paraId="5ABA3E5A" w14:textId="0AAA927A" w:rsidR="004B2E8C" w:rsidRDefault="004B2E8C" w:rsidP="004B2E8C">
      <w:pPr>
        <w:rPr>
          <w:ins w:id="2291" w:author="Boris Gafurov" w:date="2023-05-01T10:03:00Z"/>
          <w:rFonts w:eastAsiaTheme="minorEastAsia"/>
          <w:sz w:val="24"/>
          <w:szCs w:val="24"/>
        </w:rPr>
      </w:pPr>
      <w:ins w:id="2292" w:author="Boris Gafurov" w:date="2023-05-01T10:03:00Z">
        <w:r>
          <w:rPr>
            <w:rFonts w:eastAsiaTheme="minorEastAsia"/>
            <w:sz w:val="24"/>
            <w:szCs w:val="24"/>
          </w:rPr>
          <w:t xml:space="preserve">+ shows significant difference in the distributions of intervals between sensor readings compared with (F) high CPU load when device was stationary (Z test, score &gt;1.645, alpha 0.05). Indices 1 and 2 refer to Accelerometer and Gyroscope interval measurements, respectively. A – depicts </w:t>
        </w:r>
        <w:r w:rsidRPr="008017A7">
          <w:rPr>
            <w:rFonts w:eastAsiaTheme="minorEastAsia"/>
            <w:sz w:val="24"/>
            <w:szCs w:val="24"/>
          </w:rPr>
          <w:t>100%</w:t>
        </w:r>
        <w:r>
          <w:rPr>
            <w:rFonts w:eastAsiaTheme="minorEastAsia"/>
            <w:sz w:val="24"/>
            <w:szCs w:val="24"/>
          </w:rPr>
          <w:t xml:space="preserve"> charged </w:t>
        </w:r>
        <w:r w:rsidRPr="008017A7">
          <w:rPr>
            <w:rFonts w:eastAsiaTheme="minorEastAsia"/>
            <w:sz w:val="24"/>
            <w:szCs w:val="24"/>
          </w:rPr>
          <w:t>plugged in</w:t>
        </w:r>
        <w:r w:rsidRPr="003F5009">
          <w:rPr>
            <w:rFonts w:eastAsiaTheme="minorEastAsia"/>
            <w:sz w:val="24"/>
            <w:szCs w:val="24"/>
          </w:rPr>
          <w:t xml:space="preserve"> </w:t>
        </w:r>
        <w:r>
          <w:rPr>
            <w:rFonts w:eastAsiaTheme="minorEastAsia"/>
            <w:sz w:val="24"/>
            <w:szCs w:val="24"/>
          </w:rPr>
          <w:t xml:space="preserve">device data. For </w:t>
        </w:r>
        <w:r w:rsidRPr="008017A7">
          <w:rPr>
            <w:rFonts w:eastAsiaTheme="minorEastAsia"/>
            <w:sz w:val="24"/>
            <w:szCs w:val="24"/>
          </w:rPr>
          <w:t xml:space="preserve">100% </w:t>
        </w:r>
        <w:r>
          <w:rPr>
            <w:rFonts w:eastAsiaTheme="minorEastAsia"/>
            <w:sz w:val="24"/>
            <w:szCs w:val="24"/>
          </w:rPr>
          <w:t>charged device B - shows stationary</w:t>
        </w:r>
        <w:r w:rsidRPr="008017A7">
          <w:rPr>
            <w:rFonts w:eastAsiaTheme="minorEastAsia"/>
            <w:sz w:val="24"/>
            <w:szCs w:val="24"/>
          </w:rPr>
          <w:t xml:space="preserve">, </w:t>
        </w:r>
        <w:r>
          <w:rPr>
            <w:rFonts w:eastAsiaTheme="minorEastAsia"/>
            <w:sz w:val="24"/>
            <w:szCs w:val="24"/>
          </w:rPr>
          <w:t xml:space="preserve">and C – moving device data. For </w:t>
        </w:r>
        <w:r w:rsidRPr="008017A7">
          <w:rPr>
            <w:rFonts w:eastAsiaTheme="minorEastAsia"/>
            <w:sz w:val="24"/>
            <w:szCs w:val="24"/>
          </w:rPr>
          <w:t xml:space="preserve">10% </w:t>
        </w:r>
        <w:r>
          <w:rPr>
            <w:rFonts w:eastAsiaTheme="minorEastAsia"/>
            <w:sz w:val="24"/>
            <w:szCs w:val="24"/>
          </w:rPr>
          <w:t>charged device D – shows stationary</w:t>
        </w:r>
        <w:r w:rsidRPr="008017A7">
          <w:rPr>
            <w:rFonts w:eastAsiaTheme="minorEastAsia"/>
            <w:sz w:val="24"/>
            <w:szCs w:val="24"/>
          </w:rPr>
          <w:t xml:space="preserve">, </w:t>
        </w:r>
        <w:r>
          <w:rPr>
            <w:rFonts w:eastAsiaTheme="minorEastAsia"/>
            <w:sz w:val="24"/>
            <w:szCs w:val="24"/>
          </w:rPr>
          <w:t>and E – moving device data. For 100% charged device at high CPU load F - shows stationary, G – moving device data.</w:t>
        </w:r>
      </w:ins>
    </w:p>
    <w:p w14:paraId="3A5ADE04" w14:textId="77777777" w:rsidR="000D32B2" w:rsidRDefault="000D32B2" w:rsidP="6A7CCFFD">
      <w:pPr>
        <w:rPr>
          <w:ins w:id="2293" w:author="Boris Gafurov" w:date="2023-05-01T10:03:00Z"/>
          <w:rFonts w:eastAsiaTheme="minorEastAsia"/>
          <w:b/>
          <w:bCs/>
          <w:sz w:val="24"/>
          <w:szCs w:val="24"/>
        </w:rPr>
      </w:pPr>
    </w:p>
    <w:p w14:paraId="18FDD2E7" w14:textId="38F5B7BD" w:rsidR="004B2E8C" w:rsidRDefault="004B2E8C" w:rsidP="004B2E8C">
      <w:pPr>
        <w:rPr>
          <w:ins w:id="2294" w:author="Boris Gafurov" w:date="2023-05-01T10:03:00Z"/>
          <w:rFonts w:eastAsiaTheme="minorEastAsia"/>
          <w:sz w:val="24"/>
          <w:szCs w:val="24"/>
        </w:rPr>
      </w:pPr>
      <w:ins w:id="2295" w:author="Boris Gafurov" w:date="2023-05-01T10:04:00Z">
        <w:r>
          <w:rPr>
            <w:rFonts w:eastAsiaTheme="minorEastAsia"/>
            <w:sz w:val="24"/>
            <w:szCs w:val="24"/>
          </w:rPr>
          <w:t xml:space="preserve">Due to the scarcity of the </w:t>
        </w:r>
        <w:proofErr w:type="gramStart"/>
        <w:r>
          <w:rPr>
            <w:rFonts w:eastAsiaTheme="minorEastAsia"/>
            <w:sz w:val="24"/>
            <w:szCs w:val="24"/>
          </w:rPr>
          <w:t>data</w:t>
        </w:r>
        <w:proofErr w:type="gramEnd"/>
        <w:r>
          <w:rPr>
            <w:rFonts w:eastAsiaTheme="minorEastAsia"/>
            <w:sz w:val="24"/>
            <w:szCs w:val="24"/>
          </w:rPr>
          <w:t xml:space="preserve"> </w:t>
        </w:r>
      </w:ins>
      <w:ins w:id="2296" w:author="Boris Gafurov" w:date="2023-05-01T10:05:00Z">
        <w:r>
          <w:rPr>
            <w:rFonts w:eastAsiaTheme="minorEastAsia"/>
            <w:sz w:val="24"/>
            <w:szCs w:val="24"/>
          </w:rPr>
          <w:t>we do not show here the distribution histograms or whisker box plots, however, no significan</w:t>
        </w:r>
      </w:ins>
      <w:ins w:id="2297" w:author="Boris Gafurov" w:date="2023-05-01T10:06:00Z">
        <w:r>
          <w:rPr>
            <w:rFonts w:eastAsiaTheme="minorEastAsia"/>
            <w:sz w:val="24"/>
            <w:szCs w:val="24"/>
          </w:rPr>
          <w:t>t differences were documented there</w:t>
        </w:r>
      </w:ins>
      <w:ins w:id="2298" w:author="Boris Gafurov" w:date="2023-05-01T10:05:00Z">
        <w:r>
          <w:rPr>
            <w:rFonts w:eastAsiaTheme="minorEastAsia"/>
            <w:sz w:val="24"/>
            <w:szCs w:val="24"/>
          </w:rPr>
          <w:t xml:space="preserve">. </w:t>
        </w:r>
      </w:ins>
      <w:ins w:id="2299" w:author="Boris Gafurov" w:date="2023-05-01T10:06:00Z">
        <w:r>
          <w:rPr>
            <w:rFonts w:eastAsiaTheme="minorEastAsia"/>
            <w:sz w:val="24"/>
            <w:szCs w:val="24"/>
          </w:rPr>
          <w:t>C</w:t>
        </w:r>
      </w:ins>
      <w:ins w:id="2300" w:author="Boris Gafurov" w:date="2023-05-01T10:03:00Z">
        <w:r>
          <w:rPr>
            <w:rFonts w:eastAsiaTheme="minorEastAsia"/>
            <w:sz w:val="24"/>
            <w:szCs w:val="24"/>
          </w:rPr>
          <w:t>heck</w:t>
        </w:r>
      </w:ins>
      <w:ins w:id="2301" w:author="Boris Gafurov" w:date="2023-05-01T10:06:00Z">
        <w:r>
          <w:rPr>
            <w:rFonts w:eastAsiaTheme="minorEastAsia"/>
            <w:sz w:val="24"/>
            <w:szCs w:val="24"/>
          </w:rPr>
          <w:t>ing</w:t>
        </w:r>
      </w:ins>
      <w:ins w:id="2302" w:author="Boris Gafurov" w:date="2023-05-01T10:03:00Z">
        <w:r>
          <w:rPr>
            <w:rFonts w:eastAsiaTheme="minorEastAsia"/>
            <w:sz w:val="24"/>
            <w:szCs w:val="24"/>
          </w:rPr>
          <w:t xml:space="preserve"> recordings for cross-correlation</w:t>
        </w:r>
      </w:ins>
      <w:ins w:id="2303" w:author="Boris Gafurov" w:date="2023-05-01T10:06:00Z">
        <w:r>
          <w:rPr>
            <w:rFonts w:eastAsiaTheme="minorEastAsia"/>
            <w:sz w:val="24"/>
            <w:szCs w:val="24"/>
          </w:rPr>
          <w:t xml:space="preserve"> between Gyroscope and Accelerometer</w:t>
        </w:r>
      </w:ins>
      <w:ins w:id="2304" w:author="Boris Gafurov" w:date="2023-05-01T10:07:00Z">
        <w:r>
          <w:rPr>
            <w:rFonts w:eastAsiaTheme="minorEastAsia"/>
            <w:sz w:val="24"/>
            <w:szCs w:val="24"/>
          </w:rPr>
          <w:t xml:space="preserve"> simultaneously obtained data is presented on Figure 21.</w:t>
        </w:r>
      </w:ins>
      <w:ins w:id="2305" w:author="Boris Gafurov" w:date="2023-05-01T10:03:00Z">
        <w:r>
          <w:rPr>
            <w:rFonts w:eastAsiaTheme="minorEastAsia"/>
            <w:sz w:val="24"/>
            <w:szCs w:val="24"/>
          </w:rPr>
          <w:t xml:space="preserve"> </w:t>
        </w:r>
      </w:ins>
      <w:ins w:id="2306" w:author="Boris Gafurov" w:date="2023-05-01T10:07:00Z">
        <w:r>
          <w:rPr>
            <w:rFonts w:eastAsiaTheme="minorEastAsia"/>
            <w:sz w:val="24"/>
            <w:szCs w:val="24"/>
          </w:rPr>
          <w:t>Only high CPU load</w:t>
        </w:r>
      </w:ins>
      <w:ins w:id="2307" w:author="Boris Gafurov" w:date="2023-05-01T10:08:00Z">
        <w:r>
          <w:rPr>
            <w:rFonts w:eastAsiaTheme="minorEastAsia"/>
            <w:sz w:val="24"/>
            <w:szCs w:val="24"/>
          </w:rPr>
          <w:t xml:space="preserve"> from stationary data and </w:t>
        </w:r>
      </w:ins>
      <w:ins w:id="2308" w:author="Boris Gafurov" w:date="2023-05-01T10:03:00Z">
        <w:r>
          <w:rPr>
            <w:rFonts w:eastAsiaTheme="minorEastAsia"/>
            <w:sz w:val="24"/>
            <w:szCs w:val="24"/>
          </w:rPr>
          <w:t xml:space="preserve">100% and 10% charged </w:t>
        </w:r>
      </w:ins>
      <w:ins w:id="2309" w:author="Boris Gafurov" w:date="2023-05-01T10:08:00Z">
        <w:r>
          <w:rPr>
            <w:rFonts w:eastAsiaTheme="minorEastAsia"/>
            <w:sz w:val="24"/>
            <w:szCs w:val="24"/>
          </w:rPr>
          <w:t xml:space="preserve">and moving </w:t>
        </w:r>
      </w:ins>
      <w:ins w:id="2310" w:author="Boris Gafurov" w:date="2023-05-01T10:03:00Z">
        <w:r>
          <w:rPr>
            <w:rFonts w:eastAsiaTheme="minorEastAsia"/>
            <w:sz w:val="24"/>
            <w:szCs w:val="24"/>
          </w:rPr>
          <w:t xml:space="preserve">devices </w:t>
        </w:r>
      </w:ins>
      <w:ins w:id="2311" w:author="Boris Gafurov" w:date="2023-05-01T10:08:00Z">
        <w:r>
          <w:rPr>
            <w:rFonts w:eastAsiaTheme="minorEastAsia"/>
            <w:sz w:val="24"/>
            <w:szCs w:val="24"/>
          </w:rPr>
          <w:t>had enough points to do these calculations</w:t>
        </w:r>
      </w:ins>
      <w:ins w:id="2312" w:author="Boris Gafurov" w:date="2023-05-01T10:09:00Z">
        <w:r>
          <w:rPr>
            <w:rFonts w:eastAsiaTheme="minorEastAsia"/>
            <w:sz w:val="24"/>
            <w:szCs w:val="24"/>
          </w:rPr>
          <w:t>. Nevertheless, as</w:t>
        </w:r>
      </w:ins>
      <w:ins w:id="2313" w:author="Boris Gafurov" w:date="2023-05-01T10:11:00Z">
        <w:r>
          <w:rPr>
            <w:rFonts w:eastAsiaTheme="minorEastAsia"/>
            <w:sz w:val="24"/>
            <w:szCs w:val="24"/>
          </w:rPr>
          <w:t xml:space="preserve"> compared to Google Pixel 6a (Fig.12)</w:t>
        </w:r>
      </w:ins>
      <w:ins w:id="2314" w:author="Boris Gafurov" w:date="2023-05-01T10:09:00Z">
        <w:r>
          <w:rPr>
            <w:rFonts w:eastAsiaTheme="minorEastAsia"/>
            <w:sz w:val="24"/>
            <w:szCs w:val="24"/>
          </w:rPr>
          <w:t xml:space="preserve"> </w:t>
        </w:r>
      </w:ins>
      <w:ins w:id="2315" w:author="Boris Gafurov" w:date="2023-05-01T10:12:00Z">
        <w:r>
          <w:rPr>
            <w:rFonts w:eastAsiaTheme="minorEastAsia"/>
            <w:sz w:val="24"/>
            <w:szCs w:val="24"/>
          </w:rPr>
          <w:t>cross-correlation lags showed the same relationships for the available data.</w:t>
        </w:r>
      </w:ins>
      <w:ins w:id="2316" w:author="Boris Gafurov" w:date="2023-05-01T10:09:00Z">
        <w:r>
          <w:rPr>
            <w:rFonts w:eastAsiaTheme="minorEastAsia"/>
            <w:sz w:val="24"/>
            <w:szCs w:val="24"/>
          </w:rPr>
          <w:t xml:space="preserve"> </w:t>
        </w:r>
      </w:ins>
      <w:ins w:id="2317" w:author="Boris Gafurov" w:date="2023-05-01T10:13:00Z">
        <w:r w:rsidR="00B44775">
          <w:rPr>
            <w:rFonts w:eastAsiaTheme="minorEastAsia"/>
            <w:sz w:val="24"/>
            <w:szCs w:val="24"/>
          </w:rPr>
          <w:t xml:space="preserve">The only big difference was missing </w:t>
        </w:r>
      </w:ins>
      <w:ins w:id="2318" w:author="Boris Gafurov" w:date="2023-05-01T10:14:00Z">
        <w:r w:rsidR="00B44775">
          <w:rPr>
            <w:rFonts w:eastAsiaTheme="minorEastAsia"/>
            <w:sz w:val="24"/>
            <w:szCs w:val="24"/>
          </w:rPr>
          <w:t xml:space="preserve">15s lag in 100% charged stationary Samsung S22 device when compared to Google Pixel 6a. </w:t>
        </w:r>
      </w:ins>
      <w:ins w:id="2319" w:author="Boris Gafurov" w:date="2023-05-01T10:15:00Z">
        <w:r w:rsidR="00B44775">
          <w:rPr>
            <w:rFonts w:eastAsiaTheme="minorEastAsia"/>
            <w:sz w:val="24"/>
            <w:szCs w:val="24"/>
          </w:rPr>
          <w:t>We refrain from drawing any conclusions from these comparisons due to the not complete picture of the data.</w:t>
        </w:r>
      </w:ins>
    </w:p>
    <w:p w14:paraId="29F8FA54" w14:textId="77777777" w:rsidR="004B2E8C" w:rsidRDefault="004B2E8C" w:rsidP="6A7CCFFD">
      <w:pPr>
        <w:rPr>
          <w:ins w:id="2320" w:author="Boris Gafurov" w:date="2023-05-01T09:22:00Z"/>
          <w:rFonts w:eastAsiaTheme="minorEastAsia"/>
          <w:b/>
          <w:bCs/>
          <w:sz w:val="24"/>
          <w:szCs w:val="24"/>
        </w:rPr>
      </w:pPr>
    </w:p>
    <w:p w14:paraId="0C230AD0" w14:textId="0293010D" w:rsidR="00C71DA1" w:rsidRPr="00C71DA1" w:rsidRDefault="00C71DA1" w:rsidP="6A7CCFFD">
      <w:pPr>
        <w:rPr>
          <w:ins w:id="2321" w:author="Boris Gafurov" w:date="2023-05-01T09:18:00Z"/>
          <w:rFonts w:eastAsiaTheme="minorEastAsia"/>
          <w:sz w:val="24"/>
          <w:szCs w:val="24"/>
          <w:rPrChange w:id="2322" w:author="Boris Gafurov" w:date="2023-05-01T09:22:00Z">
            <w:rPr>
              <w:ins w:id="2323" w:author="Boris Gafurov" w:date="2023-05-01T09:18:00Z"/>
              <w:rFonts w:eastAsiaTheme="minorEastAsia"/>
              <w:b/>
              <w:bCs/>
              <w:sz w:val="24"/>
              <w:szCs w:val="24"/>
            </w:rPr>
          </w:rPrChange>
        </w:rPr>
      </w:pPr>
      <w:ins w:id="2324" w:author="Boris Gafurov" w:date="2023-05-01T09:22:00Z">
        <w:r w:rsidRPr="00C71DA1">
          <w:rPr>
            <w:rFonts w:eastAsiaTheme="minorEastAsia"/>
            <w:sz w:val="24"/>
            <w:szCs w:val="24"/>
            <w:rPrChange w:id="2325" w:author="Boris Gafurov" w:date="2023-05-01T09:22:00Z">
              <w:rPr>
                <w:rFonts w:eastAsiaTheme="minorEastAsia"/>
                <w:b/>
                <w:bCs/>
                <w:sz w:val="24"/>
                <w:szCs w:val="24"/>
              </w:rPr>
            </w:rPrChange>
          </w:rPr>
          <w:t>Figure 21.</w:t>
        </w:r>
      </w:ins>
      <w:ins w:id="2326" w:author="Boris Gafurov" w:date="2023-05-01T10:16:00Z">
        <w:r w:rsidR="00B44775" w:rsidRPr="00B44775">
          <w:rPr>
            <w:rFonts w:eastAsiaTheme="minorEastAsia"/>
            <w:sz w:val="24"/>
            <w:szCs w:val="24"/>
          </w:rPr>
          <w:t xml:space="preserve"> </w:t>
        </w:r>
        <w:r w:rsidR="00B44775">
          <w:rPr>
            <w:rFonts w:eastAsiaTheme="minorEastAsia"/>
            <w:sz w:val="24"/>
            <w:szCs w:val="24"/>
          </w:rPr>
          <w:t xml:space="preserve">Cross-correlation between </w:t>
        </w:r>
        <w:r w:rsidR="00B44775">
          <w:rPr>
            <w:rFonts w:eastAsiaTheme="minorEastAsia"/>
            <w:sz w:val="24"/>
            <w:szCs w:val="24"/>
          </w:rPr>
          <w:t xml:space="preserve">Accelerometer and Gyroscope data </w:t>
        </w:r>
      </w:ins>
      <w:ins w:id="2327" w:author="Boris Gafurov" w:date="2023-05-01T10:17:00Z">
        <w:r w:rsidR="00B44775">
          <w:rPr>
            <w:rFonts w:eastAsiaTheme="minorEastAsia"/>
            <w:sz w:val="24"/>
            <w:szCs w:val="24"/>
          </w:rPr>
          <w:t xml:space="preserve">simultaneously obtained from </w:t>
        </w:r>
      </w:ins>
      <w:ins w:id="2328" w:author="Boris Gafurov" w:date="2023-05-01T10:16:00Z">
        <w:r w:rsidR="00B44775">
          <w:rPr>
            <w:rFonts w:eastAsiaTheme="minorEastAsia"/>
            <w:sz w:val="24"/>
            <w:szCs w:val="24"/>
          </w:rPr>
          <w:t>stationary and moving devices.</w:t>
        </w:r>
      </w:ins>
    </w:p>
    <w:p w14:paraId="0F8FE49A" w14:textId="58529A1D" w:rsidR="000D32B2" w:rsidRDefault="000D32B2" w:rsidP="000D32B2">
      <w:pPr>
        <w:ind w:left="-360" w:right="-450"/>
        <w:rPr>
          <w:ins w:id="2329" w:author="Boris Gafurov" w:date="2023-05-01T09:22:00Z"/>
          <w:rFonts w:eastAsiaTheme="minorEastAsia"/>
          <w:b/>
          <w:bCs/>
          <w:sz w:val="24"/>
          <w:szCs w:val="24"/>
        </w:rPr>
      </w:pPr>
      <w:ins w:id="2330" w:author="Boris Gafurov" w:date="2023-05-01T09:21:00Z">
        <w:r>
          <w:rPr>
            <w:noProof/>
          </w:rPr>
          <w:lastRenderedPageBreak/>
          <w:drawing>
            <wp:inline distT="0" distB="0" distL="0" distR="0" wp14:anchorId="73EF3947" wp14:editId="69193F7E">
              <wp:extent cx="2075688" cy="2478024"/>
              <wp:effectExtent l="0" t="0" r="0" b="0"/>
              <wp:docPr id="9562254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25469" name="Picture 1" descr="Chart, line chart&#10;&#10;Description automatically generated"/>
                      <pic:cNvPicPr/>
                    </pic:nvPicPr>
                    <pic:blipFill>
                      <a:blip r:embed="rId36"/>
                      <a:stretch>
                        <a:fillRect/>
                      </a:stretch>
                    </pic:blipFill>
                    <pic:spPr>
                      <a:xfrm>
                        <a:off x="0" y="0"/>
                        <a:ext cx="2075688" cy="2478024"/>
                      </a:xfrm>
                      <a:prstGeom prst="rect">
                        <a:avLst/>
                      </a:prstGeom>
                    </pic:spPr>
                  </pic:pic>
                </a:graphicData>
              </a:graphic>
            </wp:inline>
          </w:drawing>
        </w:r>
      </w:ins>
      <w:ins w:id="2331" w:author="Boris Gafurov" w:date="2023-05-01T09:19:00Z">
        <w:r>
          <w:rPr>
            <w:noProof/>
          </w:rPr>
          <w:drawing>
            <wp:inline distT="0" distB="0" distL="0" distR="0" wp14:anchorId="2691FE1F" wp14:editId="39F2F35D">
              <wp:extent cx="2075688" cy="2478024"/>
              <wp:effectExtent l="0" t="0" r="0" b="0"/>
              <wp:docPr id="5819452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5226" name="Picture 1" descr="Chart, line chart&#10;&#10;Description automatically generated"/>
                      <pic:cNvPicPr/>
                    </pic:nvPicPr>
                    <pic:blipFill>
                      <a:blip r:embed="rId37"/>
                      <a:stretch>
                        <a:fillRect/>
                      </a:stretch>
                    </pic:blipFill>
                    <pic:spPr>
                      <a:xfrm>
                        <a:off x="0" y="0"/>
                        <a:ext cx="2075688" cy="2478024"/>
                      </a:xfrm>
                      <a:prstGeom prst="rect">
                        <a:avLst/>
                      </a:prstGeom>
                    </pic:spPr>
                  </pic:pic>
                </a:graphicData>
              </a:graphic>
            </wp:inline>
          </w:drawing>
        </w:r>
        <w:r>
          <w:rPr>
            <w:noProof/>
          </w:rPr>
          <w:drawing>
            <wp:inline distT="0" distB="0" distL="0" distR="0" wp14:anchorId="1EC587EA" wp14:editId="02531E08">
              <wp:extent cx="2075688" cy="2478024"/>
              <wp:effectExtent l="0" t="0" r="0" b="0"/>
              <wp:docPr id="103038808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8084" name="Picture 1" descr="Chart, line chart&#10;&#10;Description automatically generated"/>
                      <pic:cNvPicPr/>
                    </pic:nvPicPr>
                    <pic:blipFill>
                      <a:blip r:embed="rId38"/>
                      <a:stretch>
                        <a:fillRect/>
                      </a:stretch>
                    </pic:blipFill>
                    <pic:spPr>
                      <a:xfrm>
                        <a:off x="0" y="0"/>
                        <a:ext cx="2075688" cy="2478024"/>
                      </a:xfrm>
                      <a:prstGeom prst="rect">
                        <a:avLst/>
                      </a:prstGeom>
                    </pic:spPr>
                  </pic:pic>
                </a:graphicData>
              </a:graphic>
            </wp:inline>
          </w:drawing>
        </w:r>
      </w:ins>
    </w:p>
    <w:p w14:paraId="7AF711D5" w14:textId="77777777" w:rsidR="00C71DA1" w:rsidRPr="00E56F21" w:rsidRDefault="00C71DA1" w:rsidP="00C71DA1">
      <w:pPr>
        <w:rPr>
          <w:rFonts w:eastAsiaTheme="minorEastAsia"/>
          <w:b/>
          <w:bCs/>
          <w:sz w:val="24"/>
          <w:szCs w:val="24"/>
          <w:rPrChange w:id="2332" w:author="Boris Gafurov" w:date="2023-03-27T02:02:00Z">
            <w:rPr>
              <w:rFonts w:eastAsiaTheme="minorEastAsia"/>
              <w:sz w:val="24"/>
              <w:szCs w:val="24"/>
            </w:rPr>
          </w:rPrChange>
        </w:rPr>
        <w:pPrChange w:id="2333" w:author="Boris Gafurov" w:date="2023-05-01T09:23:00Z">
          <w:pPr>
            <w:ind w:right="-450"/>
          </w:pPr>
        </w:pPrChange>
      </w:pPr>
    </w:p>
    <w:sectPr w:rsidR="00C71DA1" w:rsidRPr="00E56F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os Stavrou">
    <w15:presenceInfo w15:providerId="AD" w15:userId="S::angelos@kryptowire.onmicrosoft.com::adea0ec1-c821-43ed-86bb-8745a798e417"/>
  </w15:person>
  <w15:person w15:author="Boris Gafurov">
    <w15:presenceInfo w15:providerId="AD" w15:userId="S::bgafurov@kryptowire.onmicrosoft.com::cd97db72-9e4e-44c9-8363-60fa5c9c22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BD77C0"/>
    <w:rsid w:val="000075BF"/>
    <w:rsid w:val="0002536F"/>
    <w:rsid w:val="000446D7"/>
    <w:rsid w:val="000477BA"/>
    <w:rsid w:val="00054EA1"/>
    <w:rsid w:val="000857D2"/>
    <w:rsid w:val="00090FAB"/>
    <w:rsid w:val="000958AE"/>
    <w:rsid w:val="000D32B2"/>
    <w:rsid w:val="000D33F7"/>
    <w:rsid w:val="000D5ECD"/>
    <w:rsid w:val="000E2301"/>
    <w:rsid w:val="000F4D81"/>
    <w:rsid w:val="00107D00"/>
    <w:rsid w:val="00175813"/>
    <w:rsid w:val="00186908"/>
    <w:rsid w:val="001B3C8B"/>
    <w:rsid w:val="001D72D3"/>
    <w:rsid w:val="002017F8"/>
    <w:rsid w:val="00213F08"/>
    <w:rsid w:val="00230264"/>
    <w:rsid w:val="002561D2"/>
    <w:rsid w:val="00256E1B"/>
    <w:rsid w:val="0026578E"/>
    <w:rsid w:val="00275DC4"/>
    <w:rsid w:val="002856E6"/>
    <w:rsid w:val="002C1017"/>
    <w:rsid w:val="002C222F"/>
    <w:rsid w:val="002C4B16"/>
    <w:rsid w:val="00316562"/>
    <w:rsid w:val="003423BC"/>
    <w:rsid w:val="003474D2"/>
    <w:rsid w:val="00366E86"/>
    <w:rsid w:val="00372D1A"/>
    <w:rsid w:val="00377BCD"/>
    <w:rsid w:val="00392055"/>
    <w:rsid w:val="003951EF"/>
    <w:rsid w:val="003C209E"/>
    <w:rsid w:val="003E52F5"/>
    <w:rsid w:val="003F5009"/>
    <w:rsid w:val="00410225"/>
    <w:rsid w:val="00422C2F"/>
    <w:rsid w:val="00426913"/>
    <w:rsid w:val="00461604"/>
    <w:rsid w:val="004B2E8C"/>
    <w:rsid w:val="0050196C"/>
    <w:rsid w:val="00543FC1"/>
    <w:rsid w:val="00551BE5"/>
    <w:rsid w:val="005609A7"/>
    <w:rsid w:val="00580DA7"/>
    <w:rsid w:val="005A0F0D"/>
    <w:rsid w:val="005A4EDD"/>
    <w:rsid w:val="005B6E6C"/>
    <w:rsid w:val="005B764F"/>
    <w:rsid w:val="005F69DE"/>
    <w:rsid w:val="00611F1F"/>
    <w:rsid w:val="006144FA"/>
    <w:rsid w:val="0062F3E2"/>
    <w:rsid w:val="00633A88"/>
    <w:rsid w:val="006358AD"/>
    <w:rsid w:val="00654398"/>
    <w:rsid w:val="006740B9"/>
    <w:rsid w:val="006C37F3"/>
    <w:rsid w:val="006F5C1C"/>
    <w:rsid w:val="00710FA2"/>
    <w:rsid w:val="00716425"/>
    <w:rsid w:val="00727617"/>
    <w:rsid w:val="007348F7"/>
    <w:rsid w:val="00755FDE"/>
    <w:rsid w:val="007626F4"/>
    <w:rsid w:val="007673FE"/>
    <w:rsid w:val="00782A19"/>
    <w:rsid w:val="007941B3"/>
    <w:rsid w:val="007B2A0C"/>
    <w:rsid w:val="007B65C8"/>
    <w:rsid w:val="007E6C70"/>
    <w:rsid w:val="008017A7"/>
    <w:rsid w:val="0081620A"/>
    <w:rsid w:val="00823257"/>
    <w:rsid w:val="0082506F"/>
    <w:rsid w:val="00845678"/>
    <w:rsid w:val="00872DAA"/>
    <w:rsid w:val="008B5636"/>
    <w:rsid w:val="008C2A4B"/>
    <w:rsid w:val="008E5B8A"/>
    <w:rsid w:val="0091563B"/>
    <w:rsid w:val="0093438B"/>
    <w:rsid w:val="00980902"/>
    <w:rsid w:val="00993370"/>
    <w:rsid w:val="00997FDD"/>
    <w:rsid w:val="009A20A5"/>
    <w:rsid w:val="009A3767"/>
    <w:rsid w:val="009A6799"/>
    <w:rsid w:val="009B623F"/>
    <w:rsid w:val="009E6861"/>
    <w:rsid w:val="00A04E73"/>
    <w:rsid w:val="00A13334"/>
    <w:rsid w:val="00A50FC2"/>
    <w:rsid w:val="00A65B2D"/>
    <w:rsid w:val="00AA42DA"/>
    <w:rsid w:val="00AA644B"/>
    <w:rsid w:val="00AD1D43"/>
    <w:rsid w:val="00AEF005"/>
    <w:rsid w:val="00AF1F1E"/>
    <w:rsid w:val="00B02A64"/>
    <w:rsid w:val="00B1790C"/>
    <w:rsid w:val="00B44775"/>
    <w:rsid w:val="00BA0B0D"/>
    <w:rsid w:val="00BC0CF5"/>
    <w:rsid w:val="00BD2E21"/>
    <w:rsid w:val="00BD60F7"/>
    <w:rsid w:val="00BE0F11"/>
    <w:rsid w:val="00BE1F98"/>
    <w:rsid w:val="00BE377F"/>
    <w:rsid w:val="00C02BFA"/>
    <w:rsid w:val="00C20711"/>
    <w:rsid w:val="00C31FF2"/>
    <w:rsid w:val="00C47377"/>
    <w:rsid w:val="00C71DA1"/>
    <w:rsid w:val="00CA6432"/>
    <w:rsid w:val="00CC32F8"/>
    <w:rsid w:val="00CD771B"/>
    <w:rsid w:val="00CF744F"/>
    <w:rsid w:val="00D13CDA"/>
    <w:rsid w:val="00D1675B"/>
    <w:rsid w:val="00D227A5"/>
    <w:rsid w:val="00D3701A"/>
    <w:rsid w:val="00D433F9"/>
    <w:rsid w:val="00D443D5"/>
    <w:rsid w:val="00D460F5"/>
    <w:rsid w:val="00D50DEE"/>
    <w:rsid w:val="00D92538"/>
    <w:rsid w:val="00DA7BDC"/>
    <w:rsid w:val="00DB3496"/>
    <w:rsid w:val="00DB47DD"/>
    <w:rsid w:val="00DC074B"/>
    <w:rsid w:val="00DE05F7"/>
    <w:rsid w:val="00E02D13"/>
    <w:rsid w:val="00E036CA"/>
    <w:rsid w:val="00E304A1"/>
    <w:rsid w:val="00E400CE"/>
    <w:rsid w:val="00E45E5F"/>
    <w:rsid w:val="00E5476F"/>
    <w:rsid w:val="00E56F21"/>
    <w:rsid w:val="00E707D5"/>
    <w:rsid w:val="00E81D67"/>
    <w:rsid w:val="00EC0786"/>
    <w:rsid w:val="00EC1576"/>
    <w:rsid w:val="00ED35EB"/>
    <w:rsid w:val="00EE0B28"/>
    <w:rsid w:val="00EE4363"/>
    <w:rsid w:val="00EF1DE5"/>
    <w:rsid w:val="00EF26EC"/>
    <w:rsid w:val="00F11831"/>
    <w:rsid w:val="00F437AC"/>
    <w:rsid w:val="00F44954"/>
    <w:rsid w:val="00F50EAF"/>
    <w:rsid w:val="00F555AC"/>
    <w:rsid w:val="00F62425"/>
    <w:rsid w:val="00F95626"/>
    <w:rsid w:val="00F96198"/>
    <w:rsid w:val="00FA432E"/>
    <w:rsid w:val="00FE3C79"/>
    <w:rsid w:val="01DCCFE2"/>
    <w:rsid w:val="03B4C3B8"/>
    <w:rsid w:val="044DB6C6"/>
    <w:rsid w:val="046FF882"/>
    <w:rsid w:val="04BD0FEE"/>
    <w:rsid w:val="08228313"/>
    <w:rsid w:val="0ADB4380"/>
    <w:rsid w:val="0AE626B1"/>
    <w:rsid w:val="0C5A8242"/>
    <w:rsid w:val="0C926411"/>
    <w:rsid w:val="0ED48A38"/>
    <w:rsid w:val="1071BAAE"/>
    <w:rsid w:val="1086E2C4"/>
    <w:rsid w:val="1259FE13"/>
    <w:rsid w:val="127E4CD3"/>
    <w:rsid w:val="13B0B86E"/>
    <w:rsid w:val="14159555"/>
    <w:rsid w:val="14B6EE7A"/>
    <w:rsid w:val="15B1010F"/>
    <w:rsid w:val="174719BC"/>
    <w:rsid w:val="17C06410"/>
    <w:rsid w:val="17C2F3C6"/>
    <w:rsid w:val="17ECF7B6"/>
    <w:rsid w:val="18535220"/>
    <w:rsid w:val="18E8A1D1"/>
    <w:rsid w:val="198D3DFD"/>
    <w:rsid w:val="19DE4E38"/>
    <w:rsid w:val="1B14C39C"/>
    <w:rsid w:val="1B82BBFE"/>
    <w:rsid w:val="1FCCB7EF"/>
    <w:rsid w:val="202AF607"/>
    <w:rsid w:val="2169D60C"/>
    <w:rsid w:val="21A07BE9"/>
    <w:rsid w:val="21D9C7A7"/>
    <w:rsid w:val="23DE48C5"/>
    <w:rsid w:val="24D64D6F"/>
    <w:rsid w:val="27318404"/>
    <w:rsid w:val="28285ECD"/>
    <w:rsid w:val="2BC4E12B"/>
    <w:rsid w:val="2CCBE202"/>
    <w:rsid w:val="2D0B304A"/>
    <w:rsid w:val="2D30BAF1"/>
    <w:rsid w:val="2E2B3A97"/>
    <w:rsid w:val="2EB04AF2"/>
    <w:rsid w:val="2F7DB91C"/>
    <w:rsid w:val="2FFABAE0"/>
    <w:rsid w:val="3034341D"/>
    <w:rsid w:val="319D7756"/>
    <w:rsid w:val="32A9E7C1"/>
    <w:rsid w:val="32BD77C0"/>
    <w:rsid w:val="32E89AFF"/>
    <w:rsid w:val="3492AF34"/>
    <w:rsid w:val="34BF881E"/>
    <w:rsid w:val="351C12D8"/>
    <w:rsid w:val="358D3075"/>
    <w:rsid w:val="3592352E"/>
    <w:rsid w:val="3752E4B0"/>
    <w:rsid w:val="39107E25"/>
    <w:rsid w:val="39510A4F"/>
    <w:rsid w:val="39B0D938"/>
    <w:rsid w:val="3A1FC9E7"/>
    <w:rsid w:val="3B2EC9A2"/>
    <w:rsid w:val="3B3BC7F1"/>
    <w:rsid w:val="3C0176B2"/>
    <w:rsid w:val="3E0B7246"/>
    <w:rsid w:val="3EADA876"/>
    <w:rsid w:val="3F0A5485"/>
    <w:rsid w:val="3FA742A7"/>
    <w:rsid w:val="406E3FE1"/>
    <w:rsid w:val="416FC30B"/>
    <w:rsid w:val="419195AC"/>
    <w:rsid w:val="41D80DDA"/>
    <w:rsid w:val="425233FF"/>
    <w:rsid w:val="46C186F1"/>
    <w:rsid w:val="472A227E"/>
    <w:rsid w:val="47FD6C40"/>
    <w:rsid w:val="48E7E740"/>
    <w:rsid w:val="4D803BA5"/>
    <w:rsid w:val="4EF7771C"/>
    <w:rsid w:val="4F88E10B"/>
    <w:rsid w:val="4FD10659"/>
    <w:rsid w:val="4FDC38CE"/>
    <w:rsid w:val="5063AE72"/>
    <w:rsid w:val="54619BDA"/>
    <w:rsid w:val="55AC789D"/>
    <w:rsid w:val="55C66A48"/>
    <w:rsid w:val="5749124C"/>
    <w:rsid w:val="57623AA9"/>
    <w:rsid w:val="576AE5EA"/>
    <w:rsid w:val="57C6B2E9"/>
    <w:rsid w:val="58166382"/>
    <w:rsid w:val="5C53294C"/>
    <w:rsid w:val="5CE2A6D0"/>
    <w:rsid w:val="5E0B50AE"/>
    <w:rsid w:val="5E7501A7"/>
    <w:rsid w:val="6010D208"/>
    <w:rsid w:val="6045B17D"/>
    <w:rsid w:val="611BCD48"/>
    <w:rsid w:val="61269A6F"/>
    <w:rsid w:val="616D952F"/>
    <w:rsid w:val="6201961E"/>
    <w:rsid w:val="630EE9A3"/>
    <w:rsid w:val="63446B28"/>
    <w:rsid w:val="63C26B1A"/>
    <w:rsid w:val="648C0D94"/>
    <w:rsid w:val="65FF2351"/>
    <w:rsid w:val="6627DDF5"/>
    <w:rsid w:val="66A76145"/>
    <w:rsid w:val="670C6AA4"/>
    <w:rsid w:val="6817DC4B"/>
    <w:rsid w:val="685D519A"/>
    <w:rsid w:val="6A2081B1"/>
    <w:rsid w:val="6A7CCFFD"/>
    <w:rsid w:val="6C89C587"/>
    <w:rsid w:val="6E229E4D"/>
    <w:rsid w:val="71099301"/>
    <w:rsid w:val="731E2799"/>
    <w:rsid w:val="748D9334"/>
    <w:rsid w:val="76735AD5"/>
    <w:rsid w:val="768193EF"/>
    <w:rsid w:val="76BB382C"/>
    <w:rsid w:val="773F6A4E"/>
    <w:rsid w:val="783695A6"/>
    <w:rsid w:val="7B93D267"/>
    <w:rsid w:val="7C330AA5"/>
    <w:rsid w:val="7C44430F"/>
    <w:rsid w:val="7FCC2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77C0"/>
  <w15:chartTrackingRefBased/>
  <w15:docId w15:val="{7A3BDBC4-5026-4D12-8EF5-892A49224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E1F98"/>
    <w:pPr>
      <w:spacing w:after="0" w:line="240" w:lineRule="auto"/>
    </w:pPr>
  </w:style>
  <w:style w:type="paragraph" w:styleId="ListParagraph">
    <w:name w:val="List Paragraph"/>
    <w:basedOn w:val="Normal"/>
    <w:uiPriority w:val="34"/>
    <w:qFormat/>
    <w:rsid w:val="000857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7775">
      <w:bodyDiv w:val="1"/>
      <w:marLeft w:val="0"/>
      <w:marRight w:val="0"/>
      <w:marTop w:val="0"/>
      <w:marBottom w:val="0"/>
      <w:divBdr>
        <w:top w:val="none" w:sz="0" w:space="0" w:color="auto"/>
        <w:left w:val="none" w:sz="0" w:space="0" w:color="auto"/>
        <w:bottom w:val="none" w:sz="0" w:space="0" w:color="auto"/>
        <w:right w:val="none" w:sz="0" w:space="0" w:color="auto"/>
      </w:divBdr>
    </w:div>
    <w:div w:id="1222516522">
      <w:bodyDiv w:val="1"/>
      <w:marLeft w:val="0"/>
      <w:marRight w:val="0"/>
      <w:marTop w:val="0"/>
      <w:marBottom w:val="0"/>
      <w:divBdr>
        <w:top w:val="none" w:sz="0" w:space="0" w:color="auto"/>
        <w:left w:val="none" w:sz="0" w:space="0" w:color="auto"/>
        <w:bottom w:val="none" w:sz="0" w:space="0" w:color="auto"/>
        <w:right w:val="none" w:sz="0" w:space="0" w:color="auto"/>
      </w:divBdr>
    </w:div>
    <w:div w:id="2067487670">
      <w:bodyDiv w:val="1"/>
      <w:marLeft w:val="0"/>
      <w:marRight w:val="0"/>
      <w:marTop w:val="0"/>
      <w:marBottom w:val="0"/>
      <w:divBdr>
        <w:top w:val="none" w:sz="0" w:space="0" w:color="auto"/>
        <w:left w:val="none" w:sz="0" w:space="0" w:color="auto"/>
        <w:bottom w:val="none" w:sz="0" w:space="0" w:color="auto"/>
        <w:right w:val="none" w:sz="0" w:space="0" w:color="auto"/>
      </w:divBdr>
    </w:div>
    <w:div w:id="207265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42" Type="http://schemas.microsoft.com/office/2020/10/relationships/intelligence" Target="intelligence2.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microsoft.com/office/2011/relationships/people" Target="peop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26</Pages>
  <Words>5775</Words>
  <Characters>32923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Gafurov</dc:creator>
  <cp:keywords/>
  <dc:description/>
  <cp:lastModifiedBy>Boris Gafurov</cp:lastModifiedBy>
  <cp:revision>30</cp:revision>
  <dcterms:created xsi:type="dcterms:W3CDTF">2023-02-20T14:41:00Z</dcterms:created>
  <dcterms:modified xsi:type="dcterms:W3CDTF">2023-05-01T14:17:00Z</dcterms:modified>
</cp:coreProperties>
</file>